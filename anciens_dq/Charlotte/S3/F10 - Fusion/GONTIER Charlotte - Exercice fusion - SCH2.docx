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86F325" w14:textId="77777777" w:rsidR="00CE36BE" w:rsidRDefault="00CE36BE" w:rsidP="00307C00">
      <w:pPr>
        <w:jc w:val="center"/>
        <w:rPr>
          <w:sz w:val="32"/>
        </w:rPr>
      </w:pPr>
    </w:p>
    <w:p w14:paraId="7A2ABF89" w14:textId="77777777" w:rsidR="00307C00" w:rsidRDefault="00CE36BE" w:rsidP="00307C00">
      <w:pPr>
        <w:jc w:val="center"/>
        <w:rPr>
          <w:sz w:val="32"/>
        </w:rPr>
      </w:pPr>
      <w:r w:rsidRPr="00CE36BE">
        <w:rPr>
          <w:noProof/>
          <w:sz w:val="32"/>
          <w:lang w:eastAsia="fr-FR"/>
        </w:rPr>
        <w:drawing>
          <wp:anchor distT="0" distB="0" distL="114300" distR="114300" simplePos="0" relativeHeight="251661824" behindDoc="1" locked="0" layoutInCell="1" allowOverlap="1" wp14:anchorId="392C4F63" wp14:editId="22DEE7C6">
            <wp:simplePos x="0" y="0"/>
            <wp:positionH relativeFrom="margin">
              <wp:posOffset>3876675</wp:posOffset>
            </wp:positionH>
            <wp:positionV relativeFrom="paragraph">
              <wp:posOffset>22860</wp:posOffset>
            </wp:positionV>
            <wp:extent cx="1702435" cy="1671320"/>
            <wp:effectExtent l="0" t="0" r="0" b="5080"/>
            <wp:wrapTight wrapText="bothSides">
              <wp:wrapPolygon edited="0">
                <wp:start x="0" y="0"/>
                <wp:lineTo x="0" y="21419"/>
                <wp:lineTo x="21270" y="21419"/>
                <wp:lineTo x="21270"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4253" t="6542" r="5132" b="4476"/>
                    <a:stretch/>
                  </pic:blipFill>
                  <pic:spPr bwMode="auto">
                    <a:xfrm>
                      <a:off x="0" y="0"/>
                      <a:ext cx="1702435" cy="1671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E36BE">
        <w:rPr>
          <w:noProof/>
          <w:sz w:val="32"/>
          <w:lang w:eastAsia="fr-FR"/>
        </w:rPr>
        <w:drawing>
          <wp:anchor distT="0" distB="0" distL="114300" distR="114300" simplePos="0" relativeHeight="251662848" behindDoc="1" locked="0" layoutInCell="1" allowOverlap="1" wp14:anchorId="1AD88FF1" wp14:editId="5C6E5CFC">
            <wp:simplePos x="0" y="0"/>
            <wp:positionH relativeFrom="margin">
              <wp:align>left</wp:align>
            </wp:positionH>
            <wp:positionV relativeFrom="paragraph">
              <wp:posOffset>370205</wp:posOffset>
            </wp:positionV>
            <wp:extent cx="2506345" cy="1135380"/>
            <wp:effectExtent l="0" t="0" r="8255" b="7620"/>
            <wp:wrapTight wrapText="bothSides">
              <wp:wrapPolygon edited="0">
                <wp:start x="0" y="0"/>
                <wp:lineTo x="0" y="21383"/>
                <wp:lineTo x="21507" y="21383"/>
                <wp:lineTo x="21507"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1067" t="2511" r="1681" b="4031"/>
                    <a:stretch/>
                  </pic:blipFill>
                  <pic:spPr bwMode="auto">
                    <a:xfrm>
                      <a:off x="0" y="0"/>
                      <a:ext cx="2506345" cy="1135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02D697" w14:textId="77777777" w:rsidR="00307C00" w:rsidRDefault="00307C00" w:rsidP="00307C00">
      <w:pPr>
        <w:jc w:val="center"/>
        <w:rPr>
          <w:sz w:val="32"/>
        </w:rPr>
      </w:pPr>
    </w:p>
    <w:p w14:paraId="68EF4761" w14:textId="77777777" w:rsidR="00CE36BE" w:rsidRDefault="00CE36BE" w:rsidP="00307C00">
      <w:pPr>
        <w:jc w:val="center"/>
        <w:rPr>
          <w:sz w:val="32"/>
        </w:rPr>
      </w:pPr>
    </w:p>
    <w:p w14:paraId="3E923CFD" w14:textId="77777777" w:rsidR="00307C00" w:rsidRDefault="00307C00" w:rsidP="00307C00">
      <w:pPr>
        <w:jc w:val="center"/>
        <w:rPr>
          <w:sz w:val="32"/>
        </w:rPr>
      </w:pPr>
    </w:p>
    <w:p w14:paraId="0B3A8D35" w14:textId="77777777" w:rsidR="00307C00" w:rsidRDefault="00307C00" w:rsidP="00307C00">
      <w:pPr>
        <w:jc w:val="center"/>
        <w:rPr>
          <w:sz w:val="32"/>
        </w:rPr>
      </w:pPr>
    </w:p>
    <w:p w14:paraId="6047CED1" w14:textId="77777777" w:rsidR="00CE36BE" w:rsidRDefault="00CE36BE" w:rsidP="00307C00">
      <w:pPr>
        <w:jc w:val="center"/>
        <w:rPr>
          <w:sz w:val="32"/>
        </w:rPr>
      </w:pPr>
    </w:p>
    <w:p w14:paraId="3DD61A57" w14:textId="77777777" w:rsidR="00CE36BE" w:rsidRDefault="00CE36BE" w:rsidP="00307C00">
      <w:pPr>
        <w:jc w:val="center"/>
        <w:rPr>
          <w:sz w:val="32"/>
        </w:rPr>
      </w:pPr>
    </w:p>
    <w:p w14:paraId="59BD6374" w14:textId="77777777" w:rsidR="00CE36BE" w:rsidRDefault="00CE36BE" w:rsidP="00307C00">
      <w:pPr>
        <w:jc w:val="center"/>
        <w:rPr>
          <w:sz w:val="32"/>
        </w:rPr>
      </w:pPr>
    </w:p>
    <w:p w14:paraId="519D4FE7" w14:textId="77777777" w:rsidR="00CE36BE" w:rsidRDefault="00CE36BE" w:rsidP="00307C00">
      <w:pPr>
        <w:jc w:val="center"/>
        <w:rPr>
          <w:sz w:val="32"/>
        </w:rPr>
      </w:pPr>
    </w:p>
    <w:p w14:paraId="1B0F26F0" w14:textId="77777777" w:rsidR="00CE36BE" w:rsidRDefault="00CE36BE" w:rsidP="00307C00">
      <w:pPr>
        <w:jc w:val="center"/>
        <w:rPr>
          <w:sz w:val="32"/>
        </w:rPr>
      </w:pPr>
    </w:p>
    <w:p w14:paraId="2F558CBF" w14:textId="77777777" w:rsidR="00CE36BE" w:rsidRDefault="00CE36BE" w:rsidP="00307C00">
      <w:pPr>
        <w:jc w:val="center"/>
        <w:rPr>
          <w:sz w:val="32"/>
        </w:rPr>
      </w:pPr>
    </w:p>
    <w:p w14:paraId="000540C6" w14:textId="77777777" w:rsidR="00307C00" w:rsidRDefault="00307C00" w:rsidP="00307C00">
      <w:pPr>
        <w:jc w:val="center"/>
        <w:rPr>
          <w:sz w:val="32"/>
        </w:rPr>
      </w:pPr>
      <w:r w:rsidRPr="00307C00">
        <w:rPr>
          <w:sz w:val="32"/>
        </w:rPr>
        <w:t>Fiche 10 :</w:t>
      </w:r>
      <w:r>
        <w:rPr>
          <w:sz w:val="32"/>
        </w:rPr>
        <w:t xml:space="preserve"> Fusion d’images et cumul de dose</w:t>
      </w:r>
    </w:p>
    <w:p w14:paraId="6492A70C" w14:textId="77777777" w:rsidR="00CE36BE" w:rsidRDefault="00CE36BE" w:rsidP="00307C00">
      <w:pPr>
        <w:jc w:val="center"/>
        <w:rPr>
          <w:sz w:val="32"/>
        </w:rPr>
      </w:pPr>
      <w:r>
        <w:rPr>
          <w:sz w:val="32"/>
        </w:rPr>
        <w:t>GONTIER Charlotte</w:t>
      </w:r>
    </w:p>
    <w:p w14:paraId="691F5D43" w14:textId="77777777" w:rsidR="00CE36BE" w:rsidRDefault="00CE36BE" w:rsidP="00307C00">
      <w:pPr>
        <w:jc w:val="center"/>
        <w:rPr>
          <w:sz w:val="32"/>
        </w:rPr>
      </w:pPr>
      <w:r>
        <w:rPr>
          <w:sz w:val="32"/>
        </w:rPr>
        <w:t xml:space="preserve">Travail encadré par Sophie </w:t>
      </w:r>
      <w:proofErr w:type="spellStart"/>
      <w:r>
        <w:rPr>
          <w:sz w:val="32"/>
        </w:rPr>
        <w:t>Chiavassa</w:t>
      </w:r>
      <w:proofErr w:type="spellEnd"/>
    </w:p>
    <w:p w14:paraId="7349BC3D" w14:textId="77777777" w:rsidR="00CE36BE" w:rsidRDefault="00BC5F05" w:rsidP="00307C00">
      <w:pPr>
        <w:jc w:val="center"/>
        <w:rPr>
          <w:sz w:val="32"/>
        </w:rPr>
      </w:pPr>
      <w:r>
        <w:rPr>
          <w:sz w:val="32"/>
        </w:rPr>
        <w:t>Rendu le 24/05/2023</w:t>
      </w:r>
    </w:p>
    <w:p w14:paraId="6EC75563" w14:textId="77777777" w:rsidR="00CE36BE" w:rsidRDefault="00CE36BE" w:rsidP="00307C00">
      <w:pPr>
        <w:jc w:val="center"/>
        <w:rPr>
          <w:sz w:val="32"/>
        </w:rPr>
      </w:pPr>
    </w:p>
    <w:p w14:paraId="7023A016" w14:textId="77777777" w:rsidR="00CE36BE" w:rsidRDefault="00CE36BE" w:rsidP="00307C00">
      <w:pPr>
        <w:jc w:val="center"/>
        <w:rPr>
          <w:sz w:val="32"/>
        </w:rPr>
      </w:pPr>
    </w:p>
    <w:p w14:paraId="21C16634" w14:textId="77777777" w:rsidR="00CE36BE" w:rsidRDefault="00CE36BE" w:rsidP="00307C00">
      <w:pPr>
        <w:jc w:val="center"/>
        <w:rPr>
          <w:sz w:val="32"/>
        </w:rPr>
      </w:pPr>
    </w:p>
    <w:p w14:paraId="137A9643" w14:textId="77777777" w:rsidR="00CE36BE" w:rsidRDefault="00CE36BE" w:rsidP="00307C00">
      <w:pPr>
        <w:jc w:val="center"/>
        <w:rPr>
          <w:sz w:val="32"/>
        </w:rPr>
      </w:pPr>
    </w:p>
    <w:p w14:paraId="60E332BF" w14:textId="77777777" w:rsidR="00CE36BE" w:rsidRDefault="00CE36BE" w:rsidP="00307C00">
      <w:pPr>
        <w:jc w:val="center"/>
        <w:rPr>
          <w:sz w:val="32"/>
        </w:rPr>
      </w:pPr>
    </w:p>
    <w:p w14:paraId="071EC240" w14:textId="77777777" w:rsidR="00CE36BE" w:rsidRDefault="00CE36BE" w:rsidP="00307C00">
      <w:pPr>
        <w:jc w:val="center"/>
        <w:rPr>
          <w:sz w:val="32"/>
        </w:rPr>
      </w:pPr>
    </w:p>
    <w:p w14:paraId="420EC434" w14:textId="77777777" w:rsidR="00CE36BE" w:rsidRDefault="00CE36BE" w:rsidP="00307C00">
      <w:pPr>
        <w:jc w:val="center"/>
        <w:rPr>
          <w:sz w:val="32"/>
        </w:rPr>
      </w:pPr>
    </w:p>
    <w:p w14:paraId="4B89C626" w14:textId="77777777" w:rsidR="00CE36BE" w:rsidRDefault="00CE36BE" w:rsidP="00307C00">
      <w:pPr>
        <w:jc w:val="center"/>
        <w:rPr>
          <w:sz w:val="32"/>
        </w:rPr>
      </w:pPr>
    </w:p>
    <w:p w14:paraId="7F836FAD" w14:textId="77777777" w:rsidR="00307C00" w:rsidRPr="00CE36BE" w:rsidRDefault="00CE36BE" w:rsidP="00CE36BE">
      <w:pPr>
        <w:jc w:val="center"/>
        <w:rPr>
          <w:sz w:val="32"/>
        </w:rPr>
      </w:pPr>
      <w:r w:rsidRPr="00CE36BE">
        <w:rPr>
          <w:sz w:val="32"/>
        </w:rPr>
        <w:t>DQPRM 2021-2023</w:t>
      </w:r>
      <w:r w:rsidR="00307C00" w:rsidRPr="00CE36BE">
        <w:rPr>
          <w:sz w:val="32"/>
        </w:rPr>
        <w:br w:type="page"/>
      </w:r>
    </w:p>
    <w:p w14:paraId="3563DD0B" w14:textId="113208A9" w:rsidR="00002826" w:rsidRPr="00002826" w:rsidRDefault="004303F9" w:rsidP="004303F9">
      <w:pPr>
        <w:rPr>
          <w:i/>
        </w:rPr>
      </w:pPr>
      <w:r w:rsidRPr="001C4AB4">
        <w:rPr>
          <w:b/>
          <w:sz w:val="32"/>
          <w:u w:val="single"/>
        </w:rPr>
        <w:lastRenderedPageBreak/>
        <w:t>Exercice 1 :</w:t>
      </w:r>
      <w:r w:rsidR="000B0CC9" w:rsidRPr="000B0CC9">
        <w:rPr>
          <w:b/>
          <w:sz w:val="32"/>
        </w:rPr>
        <w:t xml:space="preserve"> </w:t>
      </w:r>
      <w:r w:rsidR="00002826">
        <w:rPr>
          <w:i/>
        </w:rPr>
        <w:t xml:space="preserve">Patient </w:t>
      </w:r>
      <w:proofErr w:type="spellStart"/>
      <w:r w:rsidR="00002826">
        <w:rPr>
          <w:i/>
        </w:rPr>
        <w:t>Anonymized</w:t>
      </w:r>
      <w:proofErr w:type="spellEnd"/>
      <w:r w:rsidR="00002826">
        <w:rPr>
          <w:i/>
        </w:rPr>
        <w:t xml:space="preserve"> 13 </w:t>
      </w:r>
      <w:proofErr w:type="spellStart"/>
      <w:r w:rsidR="00002826">
        <w:rPr>
          <w:i/>
        </w:rPr>
        <w:t>Nov</w:t>
      </w:r>
      <w:proofErr w:type="spellEnd"/>
      <w:r w:rsidR="00002826">
        <w:rPr>
          <w:i/>
        </w:rPr>
        <w:t xml:space="preserve"> 2018, 08:29:18</w:t>
      </w:r>
    </w:p>
    <w:p w14:paraId="5323B8CD" w14:textId="77777777" w:rsidR="009A3B41" w:rsidRPr="009A3B41" w:rsidRDefault="009A3B41" w:rsidP="00873589">
      <w:pPr>
        <w:pStyle w:val="Paragraphedeliste"/>
        <w:numPr>
          <w:ilvl w:val="0"/>
          <w:numId w:val="21"/>
        </w:numPr>
        <w:jc w:val="both"/>
        <w:rPr>
          <w:b/>
        </w:rPr>
      </w:pPr>
      <w:r w:rsidRPr="009A3B41">
        <w:rPr>
          <w:b/>
        </w:rPr>
        <w:t>Quel est le CT dosimétrique ?</w:t>
      </w:r>
    </w:p>
    <w:p w14:paraId="1C756718" w14:textId="77777777" w:rsidR="004303F9" w:rsidRDefault="004303F9" w:rsidP="009A3B41">
      <w:pPr>
        <w:ind w:left="360"/>
        <w:jc w:val="both"/>
      </w:pPr>
      <w:r>
        <w:t>Le CT dosimétrique semble être le CT 2 car :</w:t>
      </w:r>
    </w:p>
    <w:p w14:paraId="5F00B64B" w14:textId="77777777" w:rsidR="004303F9" w:rsidRDefault="004303F9" w:rsidP="00B8008B">
      <w:pPr>
        <w:pStyle w:val="Paragraphedeliste"/>
        <w:numPr>
          <w:ilvl w:val="0"/>
          <w:numId w:val="20"/>
        </w:numPr>
        <w:jc w:val="both"/>
      </w:pPr>
      <w:r>
        <w:t>Les structures, notamment</w:t>
      </w:r>
      <w:r w:rsidR="002447D4">
        <w:t xml:space="preserve"> les volumes cibles, sont délinée</w:t>
      </w:r>
      <w:r>
        <w:t>s dessus,</w:t>
      </w:r>
    </w:p>
    <w:p w14:paraId="395E4C63" w14:textId="77777777" w:rsidR="004303F9" w:rsidRDefault="004303F9" w:rsidP="00B8008B">
      <w:pPr>
        <w:pStyle w:val="Paragraphedeliste"/>
        <w:numPr>
          <w:ilvl w:val="0"/>
          <w:numId w:val="20"/>
        </w:numPr>
        <w:jc w:val="both"/>
      </w:pPr>
      <w:r>
        <w:t>Seule la région d’intérêt est scannée, l’autre CT correspond à une imagerie de l’</w:t>
      </w:r>
      <w:proofErr w:type="spellStart"/>
      <w:r>
        <w:t>hémi-corps</w:t>
      </w:r>
      <w:proofErr w:type="spellEnd"/>
      <w:r>
        <w:t>,</w:t>
      </w:r>
    </w:p>
    <w:p w14:paraId="673021DB" w14:textId="77777777" w:rsidR="00FE3F9C" w:rsidRDefault="004303F9" w:rsidP="00B8008B">
      <w:pPr>
        <w:pStyle w:val="Paragraphedeliste"/>
        <w:numPr>
          <w:ilvl w:val="0"/>
          <w:numId w:val="20"/>
        </w:numPr>
        <w:jc w:val="both"/>
      </w:pPr>
      <w:r>
        <w:t>Les régions et organes qui fixent à l’imagerie TEP sont délinées sur l’autre CT,</w:t>
      </w:r>
    </w:p>
    <w:p w14:paraId="71A55671" w14:textId="0AE77948" w:rsidR="004303F9" w:rsidRDefault="00FE3F9C" w:rsidP="00FE3F9C">
      <w:pPr>
        <w:ind w:firstLine="360"/>
        <w:jc w:val="both"/>
      </w:pPr>
      <w:ins w:id="0" w:author="Gontier Charlotte" w:date="2023-06-19T09:22:00Z">
        <w:r>
          <w:t>La forme de la table est le meilleur indicateur pour savoir s’il s’agit d’un scanner dosimétrique car elle est plane</w:t>
        </w:r>
      </w:ins>
      <w:ins w:id="1" w:author="Gontier Charlotte" w:date="2023-06-23T10:13:00Z">
        <w:r w:rsidR="008D0816">
          <w:t>, contrairement aux scanners diagnostiques</w:t>
        </w:r>
      </w:ins>
      <w:ins w:id="2" w:author="Gontier Charlotte" w:date="2023-06-19T09:23:00Z">
        <w:r>
          <w:t xml:space="preserve">. Ce qui </w:t>
        </w:r>
      </w:ins>
      <w:ins w:id="3" w:author="Gontier Charlotte" w:date="2023-06-19T09:22:00Z">
        <w:r>
          <w:t>permet de fixer les contentions lors des séances de radiothérapie</w:t>
        </w:r>
      </w:ins>
      <w:ins w:id="4" w:author="Gontier Charlotte" w:date="2023-06-19T09:23:00Z">
        <w:r>
          <w:t>.</w:t>
        </w:r>
      </w:ins>
    </w:p>
    <w:p w14:paraId="6EF21D24" w14:textId="77777777" w:rsidR="009A3B41" w:rsidRPr="009A3B41" w:rsidRDefault="009A3B41" w:rsidP="00722F53">
      <w:pPr>
        <w:pStyle w:val="Paragraphedeliste"/>
        <w:numPr>
          <w:ilvl w:val="0"/>
          <w:numId w:val="21"/>
        </w:numPr>
        <w:spacing w:before="240"/>
        <w:jc w:val="both"/>
        <w:rPr>
          <w:b/>
        </w:rPr>
      </w:pPr>
      <w:r w:rsidRPr="009A3B41">
        <w:rPr>
          <w:b/>
        </w:rPr>
        <w:t xml:space="preserve">L’autre CT était attaché à un TEP. Comment a été obtenu le </w:t>
      </w:r>
      <w:proofErr w:type="spellStart"/>
      <w:r w:rsidRPr="009A3B41">
        <w:rPr>
          <w:b/>
        </w:rPr>
        <w:t>contourage</w:t>
      </w:r>
      <w:proofErr w:type="spellEnd"/>
      <w:r w:rsidRPr="009A3B41">
        <w:rPr>
          <w:b/>
        </w:rPr>
        <w:t xml:space="preserve"> des structures 000 et 001 ?</w:t>
      </w:r>
    </w:p>
    <w:p w14:paraId="5954E417" w14:textId="77777777" w:rsidR="004303F9" w:rsidRDefault="004303F9" w:rsidP="00B8008B">
      <w:pPr>
        <w:jc w:val="both"/>
      </w:pPr>
      <w:r>
        <w:t xml:space="preserve">Le </w:t>
      </w:r>
      <w:proofErr w:type="spellStart"/>
      <w:r>
        <w:t>contourage</w:t>
      </w:r>
      <w:proofErr w:type="spellEnd"/>
      <w:r>
        <w:t xml:space="preserve"> des structures 000 et 001 ont été obtenue à l’aide de l’imagerie TEP associée</w:t>
      </w:r>
      <w:r w:rsidR="00582E27">
        <w:t>, ces structures</w:t>
      </w:r>
      <w:r>
        <w:t xml:space="preserve"> représente</w:t>
      </w:r>
      <w:r w:rsidR="00582E27">
        <w:t>nt</w:t>
      </w:r>
      <w:r>
        <w:t xml:space="preserve"> les zones de fixation du traceur</w:t>
      </w:r>
      <w:r w:rsidR="00582E27">
        <w:t xml:space="preserve"> radioactif</w:t>
      </w:r>
      <w:r>
        <w:t>.</w:t>
      </w:r>
    </w:p>
    <w:p w14:paraId="28BF237E" w14:textId="77777777" w:rsidR="009A3B41" w:rsidRPr="009A3B41" w:rsidRDefault="009A3B41" w:rsidP="00873589">
      <w:pPr>
        <w:pStyle w:val="Paragraphedeliste"/>
        <w:numPr>
          <w:ilvl w:val="0"/>
          <w:numId w:val="21"/>
        </w:numPr>
        <w:jc w:val="both"/>
        <w:rPr>
          <w:b/>
        </w:rPr>
      </w:pPr>
      <w:r w:rsidRPr="009A3B41">
        <w:rPr>
          <w:b/>
        </w:rPr>
        <w:t>Quel était le lien entre ce CT et le TEP ?</w:t>
      </w:r>
    </w:p>
    <w:p w14:paraId="47C16A25" w14:textId="77777777" w:rsidR="004303F9" w:rsidRDefault="004303F9" w:rsidP="009A3B41">
      <w:pPr>
        <w:jc w:val="both"/>
      </w:pPr>
      <w:r>
        <w:t xml:space="preserve">La TEP et </w:t>
      </w:r>
      <w:r w:rsidR="0006473C">
        <w:t>le</w:t>
      </w:r>
      <w:r>
        <w:t xml:space="preserve"> CT associé sont reliés par une fusion rigide qui est intrinsèque </w:t>
      </w:r>
      <w:r w:rsidR="0006473C">
        <w:t xml:space="preserve">à cette technique d’imagerie </w:t>
      </w:r>
      <w:r w:rsidR="0087080A">
        <w:t>puisqu’ils sont</w:t>
      </w:r>
      <w:r>
        <w:t xml:space="preserve"> réalisés </w:t>
      </w:r>
      <w:r w:rsidR="0006473C">
        <w:t xml:space="preserve">à la suite sur le même appareil. </w:t>
      </w:r>
      <w:r w:rsidR="008903BF">
        <w:t xml:space="preserve">Le référentiel est </w:t>
      </w:r>
      <w:r w:rsidR="00873589">
        <w:t xml:space="preserve">donc </w:t>
      </w:r>
      <w:r w:rsidR="008903BF">
        <w:t>identique entre ces 2 images</w:t>
      </w:r>
      <w:r>
        <w:t>.</w:t>
      </w:r>
    </w:p>
    <w:p w14:paraId="6211F152" w14:textId="77777777" w:rsidR="009A3B41" w:rsidRPr="009A3B41" w:rsidRDefault="009A3B41" w:rsidP="00873589">
      <w:pPr>
        <w:pStyle w:val="Paragraphedeliste"/>
        <w:numPr>
          <w:ilvl w:val="0"/>
          <w:numId w:val="21"/>
        </w:numPr>
        <w:jc w:val="both"/>
        <w:rPr>
          <w:b/>
        </w:rPr>
      </w:pPr>
      <w:r w:rsidRPr="009A3B41">
        <w:rPr>
          <w:b/>
        </w:rPr>
        <w:t>Quel est l’objectif d’une fusion entre ces 2 images ? Quel type de fusion faut-il faire ?</w:t>
      </w:r>
    </w:p>
    <w:p w14:paraId="6563B57F" w14:textId="77777777" w:rsidR="0087080A" w:rsidRDefault="0087080A" w:rsidP="009A3B41">
      <w:pPr>
        <w:jc w:val="both"/>
      </w:pPr>
      <w:r>
        <w:t xml:space="preserve">L’intérêt de réaliser une fusion entre le CT dosimétrique et le CT-TEP </w:t>
      </w:r>
      <w:r w:rsidR="00873589">
        <w:t>est</w:t>
      </w:r>
      <w:r>
        <w:t xml:space="preserve"> d’identifier la zone de fixation sur l’imagerie dosimétrique, et donc par conséquent de pouvoir délinéer les volumes cibles associés. Il est nécessaire d’opérer une fusion rigide. En effet, une fusion déformable </w:t>
      </w:r>
      <w:r w:rsidR="00873589">
        <w:t>pourrait induire</w:t>
      </w:r>
      <w:r>
        <w:t xml:space="preserve"> un déplacement</w:t>
      </w:r>
      <w:r w:rsidR="008903BF">
        <w:t xml:space="preserve"> </w:t>
      </w:r>
      <w:r w:rsidR="008903BF" w:rsidRPr="002151B7">
        <w:t>et</w:t>
      </w:r>
      <w:r w:rsidR="008903BF">
        <w:t xml:space="preserve"> une déformation</w:t>
      </w:r>
      <w:r>
        <w:t xml:space="preserve"> de la zone à traiter et donc l’irradiation d’une zone saine au lieu de celle identifiée comme malade</w:t>
      </w:r>
      <w:r w:rsidR="002151B7">
        <w:t xml:space="preserve"> ou la non couverture de cette région lésée</w:t>
      </w:r>
      <w:r>
        <w:t>.</w:t>
      </w:r>
    </w:p>
    <w:p w14:paraId="3D36B9C1" w14:textId="77777777" w:rsidR="009A3B41" w:rsidRPr="009252CD" w:rsidRDefault="009A3B41" w:rsidP="00873589">
      <w:pPr>
        <w:pStyle w:val="Paragraphedeliste"/>
        <w:numPr>
          <w:ilvl w:val="0"/>
          <w:numId w:val="21"/>
        </w:numPr>
        <w:jc w:val="both"/>
        <w:rPr>
          <w:b/>
        </w:rPr>
      </w:pPr>
      <w:r w:rsidRPr="009252CD">
        <w:rPr>
          <w:b/>
        </w:rPr>
        <w:t>Qui est la référence et qui est la cible ?</w:t>
      </w:r>
    </w:p>
    <w:p w14:paraId="7780FB2D" w14:textId="77777777" w:rsidR="009A3B41" w:rsidRPr="009252CD" w:rsidRDefault="009A3B41" w:rsidP="009A3B41">
      <w:pPr>
        <w:pStyle w:val="Paragraphedeliste"/>
        <w:numPr>
          <w:ilvl w:val="1"/>
          <w:numId w:val="21"/>
        </w:numPr>
        <w:jc w:val="both"/>
        <w:rPr>
          <w:b/>
        </w:rPr>
      </w:pPr>
      <w:r w:rsidRPr="009252CD">
        <w:rPr>
          <w:b/>
        </w:rPr>
        <w:t>Réaliser cette fusion basée sur les niveaux de gris</w:t>
      </w:r>
      <w:r w:rsidR="007E1455">
        <w:rPr>
          <w:b/>
        </w:rPr>
        <w:t xml:space="preserve"> (1.)</w:t>
      </w:r>
    </w:p>
    <w:p w14:paraId="2A30D3ED" w14:textId="77777777" w:rsidR="009A3B41" w:rsidRPr="009252CD" w:rsidRDefault="009A3B41" w:rsidP="009A3B41">
      <w:pPr>
        <w:pStyle w:val="Paragraphedeliste"/>
        <w:numPr>
          <w:ilvl w:val="1"/>
          <w:numId w:val="21"/>
        </w:numPr>
        <w:jc w:val="both"/>
        <w:rPr>
          <w:b/>
        </w:rPr>
      </w:pPr>
      <w:r w:rsidRPr="009252CD">
        <w:rPr>
          <w:b/>
        </w:rPr>
        <w:t>Valider/Evaluer cette fusion qualitativement</w:t>
      </w:r>
    </w:p>
    <w:p w14:paraId="2E3EF833" w14:textId="77777777" w:rsidR="009A3B41" w:rsidRPr="009252CD" w:rsidRDefault="009A3B41" w:rsidP="009A3B41">
      <w:pPr>
        <w:pStyle w:val="Paragraphedeliste"/>
        <w:numPr>
          <w:ilvl w:val="1"/>
          <w:numId w:val="21"/>
        </w:numPr>
        <w:jc w:val="both"/>
        <w:rPr>
          <w:b/>
        </w:rPr>
      </w:pPr>
      <w:r w:rsidRPr="009252CD">
        <w:rPr>
          <w:b/>
        </w:rPr>
        <w:t xml:space="preserve">Refaire une fusion en limitant la zone </w:t>
      </w:r>
      <w:r w:rsidR="007E1455">
        <w:rPr>
          <w:b/>
        </w:rPr>
        <w:t xml:space="preserve">(2.) </w:t>
      </w:r>
      <w:r w:rsidRPr="009252CD">
        <w:rPr>
          <w:b/>
        </w:rPr>
        <w:t xml:space="preserve">puis une fusion de type ROI </w:t>
      </w:r>
      <w:proofErr w:type="spellStart"/>
      <w:r w:rsidRPr="009252CD">
        <w:rPr>
          <w:b/>
        </w:rPr>
        <w:t>based</w:t>
      </w:r>
      <w:proofErr w:type="spellEnd"/>
      <w:r w:rsidR="007E1455">
        <w:rPr>
          <w:b/>
        </w:rPr>
        <w:t xml:space="preserve"> (3.)</w:t>
      </w:r>
      <w:r w:rsidRPr="009252CD">
        <w:rPr>
          <w:b/>
        </w:rPr>
        <w:t>. Discuter du résultat des différentes fusions.</w:t>
      </w:r>
    </w:p>
    <w:p w14:paraId="40C492D8" w14:textId="77777777" w:rsidR="0035703B" w:rsidRDefault="005012DB" w:rsidP="009A3B41">
      <w:pPr>
        <w:jc w:val="both"/>
      </w:pPr>
      <w:r>
        <w:t>Le CT référence est le CT dosimétrique (CT 2) puisque c’est sur celui-ci que l’on souhaite planifier. Par conséquent</w:t>
      </w:r>
      <w:r w:rsidR="008903BF">
        <w:t>,</w:t>
      </w:r>
      <w:r>
        <w:t xml:space="preserve"> nous voulons conserver les coordonnées spatiales de ce scanner pour ensuite effectuer les recalages en salle de traitement.</w:t>
      </w:r>
    </w:p>
    <w:p w14:paraId="50424BE6" w14:textId="77777777" w:rsidR="005012DB" w:rsidRPr="000C35A0" w:rsidRDefault="00873589" w:rsidP="000C35A0">
      <w:pPr>
        <w:pStyle w:val="Paragraphedeliste"/>
        <w:numPr>
          <w:ilvl w:val="0"/>
          <w:numId w:val="26"/>
        </w:numPr>
        <w:rPr>
          <w:b/>
          <w:u w:val="single"/>
        </w:rPr>
      </w:pPr>
      <w:r>
        <w:rPr>
          <w:noProof/>
          <w:lang w:eastAsia="fr-FR"/>
        </w:rPr>
        <w:drawing>
          <wp:anchor distT="0" distB="0" distL="114300" distR="114300" simplePos="0" relativeHeight="251656704" behindDoc="1" locked="0" layoutInCell="1" allowOverlap="1" wp14:anchorId="644AF11B" wp14:editId="10F22962">
            <wp:simplePos x="0" y="0"/>
            <wp:positionH relativeFrom="column">
              <wp:posOffset>5206365</wp:posOffset>
            </wp:positionH>
            <wp:positionV relativeFrom="paragraph">
              <wp:posOffset>172196</wp:posOffset>
            </wp:positionV>
            <wp:extent cx="1113183" cy="1236870"/>
            <wp:effectExtent l="0" t="0" r="0" b="1905"/>
            <wp:wrapTight wrapText="bothSides">
              <wp:wrapPolygon edited="0">
                <wp:start x="0" y="0"/>
                <wp:lineTo x="0" y="21300"/>
                <wp:lineTo x="21070" y="21300"/>
                <wp:lineTo x="21070"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113183" cy="1236870"/>
                    </a:xfrm>
                    <a:prstGeom prst="rect">
                      <a:avLst/>
                    </a:prstGeom>
                  </pic:spPr>
                </pic:pic>
              </a:graphicData>
            </a:graphic>
          </wp:anchor>
        </w:drawing>
      </w:r>
      <w:r>
        <w:rPr>
          <w:noProof/>
          <w:lang w:eastAsia="fr-FR"/>
        </w:rPr>
        <w:drawing>
          <wp:anchor distT="0" distB="0" distL="114300" distR="114300" simplePos="0" relativeHeight="251655680" behindDoc="1" locked="0" layoutInCell="1" allowOverlap="1" wp14:anchorId="56D9C71C" wp14:editId="352A556A">
            <wp:simplePos x="0" y="0"/>
            <wp:positionH relativeFrom="column">
              <wp:posOffset>4029461</wp:posOffset>
            </wp:positionH>
            <wp:positionV relativeFrom="paragraph">
              <wp:posOffset>43538</wp:posOffset>
            </wp:positionV>
            <wp:extent cx="1144988" cy="1484244"/>
            <wp:effectExtent l="0" t="0" r="0" b="1905"/>
            <wp:wrapTight wrapText="bothSides">
              <wp:wrapPolygon edited="0">
                <wp:start x="0" y="0"/>
                <wp:lineTo x="0" y="21350"/>
                <wp:lineTo x="21205" y="21350"/>
                <wp:lineTo x="21205"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144988" cy="1484244"/>
                    </a:xfrm>
                    <a:prstGeom prst="rect">
                      <a:avLst/>
                    </a:prstGeom>
                  </pic:spPr>
                </pic:pic>
              </a:graphicData>
            </a:graphic>
          </wp:anchor>
        </w:drawing>
      </w:r>
      <w:r w:rsidR="005012DB" w:rsidRPr="000C35A0">
        <w:rPr>
          <w:b/>
          <w:u w:val="single"/>
        </w:rPr>
        <w:t>Fusion basée sur les niveaux de gris :</w:t>
      </w:r>
    </w:p>
    <w:tbl>
      <w:tblPr>
        <w:tblStyle w:val="Grilledutableau"/>
        <w:tblW w:w="0" w:type="auto"/>
        <w:tblLook w:val="04A0" w:firstRow="1" w:lastRow="0" w:firstColumn="1" w:lastColumn="0" w:noHBand="0" w:noVBand="1"/>
      </w:tblPr>
      <w:tblGrid>
        <w:gridCol w:w="1555"/>
        <w:gridCol w:w="1134"/>
        <w:gridCol w:w="1134"/>
        <w:gridCol w:w="850"/>
      </w:tblGrid>
      <w:tr w:rsidR="006B6E50" w14:paraId="2C8B5919" w14:textId="77777777" w:rsidTr="006B6E50">
        <w:tc>
          <w:tcPr>
            <w:tcW w:w="2689" w:type="dxa"/>
            <w:gridSpan w:val="2"/>
          </w:tcPr>
          <w:p w14:paraId="1A6691D2" w14:textId="77777777" w:rsidR="006B6E50" w:rsidRPr="00E01FE0" w:rsidRDefault="006B6E50" w:rsidP="004F3ADD">
            <w:pPr>
              <w:jc w:val="center"/>
            </w:pPr>
            <w:r w:rsidRPr="00E01FE0">
              <w:t>Translation</w:t>
            </w:r>
            <w:r>
              <w:t xml:space="preserve"> (cm)</w:t>
            </w:r>
          </w:p>
        </w:tc>
        <w:tc>
          <w:tcPr>
            <w:tcW w:w="1984" w:type="dxa"/>
            <w:gridSpan w:val="2"/>
          </w:tcPr>
          <w:p w14:paraId="6BF4E1E7" w14:textId="77777777" w:rsidR="006B6E50" w:rsidRPr="00E01FE0" w:rsidRDefault="006B6E50" w:rsidP="004F3ADD">
            <w:pPr>
              <w:jc w:val="center"/>
            </w:pPr>
            <w:r w:rsidRPr="00E01FE0">
              <w:t>Rotation</w:t>
            </w:r>
            <w:r>
              <w:t xml:space="preserve"> (°)</w:t>
            </w:r>
          </w:p>
        </w:tc>
      </w:tr>
      <w:tr w:rsidR="00E92BD2" w14:paraId="791FDA02" w14:textId="77777777" w:rsidTr="006B6E50">
        <w:tc>
          <w:tcPr>
            <w:tcW w:w="1555" w:type="dxa"/>
          </w:tcPr>
          <w:p w14:paraId="78E5E96C" w14:textId="77777777" w:rsidR="00E92BD2" w:rsidRDefault="00E92BD2" w:rsidP="004F3ADD">
            <w:pPr>
              <w:jc w:val="center"/>
            </w:pPr>
            <w:r>
              <w:t>Right-</w:t>
            </w:r>
            <w:proofErr w:type="spellStart"/>
            <w:r>
              <w:t>Left</w:t>
            </w:r>
            <w:proofErr w:type="spellEnd"/>
          </w:p>
        </w:tc>
        <w:tc>
          <w:tcPr>
            <w:tcW w:w="1134" w:type="dxa"/>
          </w:tcPr>
          <w:p w14:paraId="2738D02B" w14:textId="77777777" w:rsidR="00E92BD2" w:rsidRPr="00E01FE0" w:rsidRDefault="00E92BD2" w:rsidP="004F3ADD">
            <w:pPr>
              <w:jc w:val="center"/>
            </w:pPr>
            <w:r>
              <w:t>4.80</w:t>
            </w:r>
          </w:p>
        </w:tc>
        <w:tc>
          <w:tcPr>
            <w:tcW w:w="1134" w:type="dxa"/>
          </w:tcPr>
          <w:p w14:paraId="4996C5E1" w14:textId="77777777" w:rsidR="00E92BD2" w:rsidRDefault="00E92BD2" w:rsidP="004F3ADD">
            <w:pPr>
              <w:jc w:val="center"/>
            </w:pPr>
            <w:r>
              <w:t>Pitch</w:t>
            </w:r>
          </w:p>
        </w:tc>
        <w:tc>
          <w:tcPr>
            <w:tcW w:w="850" w:type="dxa"/>
          </w:tcPr>
          <w:p w14:paraId="383234C9" w14:textId="77777777" w:rsidR="00E92BD2" w:rsidRPr="00E01FE0" w:rsidRDefault="00E92BD2" w:rsidP="004F3ADD">
            <w:pPr>
              <w:jc w:val="center"/>
            </w:pPr>
            <w:r>
              <w:t>-1.6</w:t>
            </w:r>
          </w:p>
        </w:tc>
      </w:tr>
      <w:tr w:rsidR="00E92BD2" w14:paraId="20670E4F" w14:textId="77777777" w:rsidTr="006B6E50">
        <w:tc>
          <w:tcPr>
            <w:tcW w:w="1555" w:type="dxa"/>
          </w:tcPr>
          <w:p w14:paraId="55FB7A82" w14:textId="77777777" w:rsidR="00E92BD2" w:rsidRDefault="00E92BD2" w:rsidP="004F3ADD">
            <w:pPr>
              <w:jc w:val="center"/>
            </w:pPr>
            <w:proofErr w:type="spellStart"/>
            <w:r>
              <w:t>Inf</w:t>
            </w:r>
            <w:proofErr w:type="spellEnd"/>
            <w:r>
              <w:t>-Sup</w:t>
            </w:r>
          </w:p>
        </w:tc>
        <w:tc>
          <w:tcPr>
            <w:tcW w:w="1134" w:type="dxa"/>
          </w:tcPr>
          <w:p w14:paraId="2B97A9C4" w14:textId="77777777" w:rsidR="00E92BD2" w:rsidRPr="00E01FE0" w:rsidRDefault="00E92BD2" w:rsidP="004F3ADD">
            <w:pPr>
              <w:jc w:val="center"/>
            </w:pPr>
            <w:r>
              <w:t>42.81</w:t>
            </w:r>
          </w:p>
        </w:tc>
        <w:tc>
          <w:tcPr>
            <w:tcW w:w="1134" w:type="dxa"/>
          </w:tcPr>
          <w:p w14:paraId="74588430" w14:textId="77777777" w:rsidR="00E92BD2" w:rsidRDefault="00E92BD2" w:rsidP="004F3ADD">
            <w:pPr>
              <w:jc w:val="center"/>
            </w:pPr>
            <w:r>
              <w:t>Roll</w:t>
            </w:r>
          </w:p>
        </w:tc>
        <w:tc>
          <w:tcPr>
            <w:tcW w:w="850" w:type="dxa"/>
          </w:tcPr>
          <w:p w14:paraId="02D42A4A" w14:textId="77777777" w:rsidR="00E92BD2" w:rsidRPr="00E01FE0" w:rsidRDefault="00E92BD2" w:rsidP="004F3ADD">
            <w:pPr>
              <w:jc w:val="center"/>
            </w:pPr>
            <w:r>
              <w:t>-3.5</w:t>
            </w:r>
          </w:p>
        </w:tc>
      </w:tr>
      <w:tr w:rsidR="00E92BD2" w14:paraId="1B44EFFF" w14:textId="77777777" w:rsidTr="006B6E50">
        <w:tc>
          <w:tcPr>
            <w:tcW w:w="1555" w:type="dxa"/>
          </w:tcPr>
          <w:p w14:paraId="2C9CB3BC" w14:textId="77777777" w:rsidR="00E92BD2" w:rsidRDefault="00E92BD2" w:rsidP="004F3ADD">
            <w:pPr>
              <w:jc w:val="center"/>
            </w:pPr>
            <w:proofErr w:type="spellStart"/>
            <w:r>
              <w:t>Post-Ant</w:t>
            </w:r>
            <w:proofErr w:type="spellEnd"/>
          </w:p>
        </w:tc>
        <w:tc>
          <w:tcPr>
            <w:tcW w:w="1134" w:type="dxa"/>
          </w:tcPr>
          <w:p w14:paraId="12A80546" w14:textId="77777777" w:rsidR="00E92BD2" w:rsidRPr="00E01FE0" w:rsidRDefault="00E92BD2" w:rsidP="004F3ADD">
            <w:pPr>
              <w:jc w:val="center"/>
            </w:pPr>
            <w:r>
              <w:t>-19.64</w:t>
            </w:r>
          </w:p>
        </w:tc>
        <w:tc>
          <w:tcPr>
            <w:tcW w:w="1134" w:type="dxa"/>
          </w:tcPr>
          <w:p w14:paraId="52DEF6F7" w14:textId="77777777" w:rsidR="00E92BD2" w:rsidRDefault="00E92BD2" w:rsidP="004F3ADD">
            <w:pPr>
              <w:jc w:val="center"/>
            </w:pPr>
            <w:proofErr w:type="spellStart"/>
            <w:r>
              <w:t>Yaw</w:t>
            </w:r>
            <w:proofErr w:type="spellEnd"/>
          </w:p>
        </w:tc>
        <w:tc>
          <w:tcPr>
            <w:tcW w:w="850" w:type="dxa"/>
          </w:tcPr>
          <w:p w14:paraId="4EB545D6" w14:textId="77777777" w:rsidR="00E92BD2" w:rsidRPr="00E01FE0" w:rsidRDefault="00E92BD2" w:rsidP="004F3ADD">
            <w:pPr>
              <w:jc w:val="center"/>
            </w:pPr>
            <w:r>
              <w:t>-4.2</w:t>
            </w:r>
          </w:p>
        </w:tc>
      </w:tr>
    </w:tbl>
    <w:p w14:paraId="3EB7C787" w14:textId="77777777" w:rsidR="00677ADF" w:rsidRDefault="00677ADF" w:rsidP="005012DB">
      <w:pPr>
        <w:rPr>
          <w:b/>
          <w:u w:val="single"/>
        </w:rPr>
      </w:pPr>
    </w:p>
    <w:p w14:paraId="2B6E613B" w14:textId="77777777" w:rsidR="00677ADF" w:rsidRPr="00F4103D" w:rsidRDefault="00677ADF" w:rsidP="00677ADF">
      <w:pPr>
        <w:pStyle w:val="Paragraphedeliste"/>
        <w:numPr>
          <w:ilvl w:val="0"/>
          <w:numId w:val="23"/>
        </w:numPr>
        <w:rPr>
          <w:i/>
        </w:rPr>
      </w:pPr>
      <w:r w:rsidRPr="00F4103D">
        <w:rPr>
          <w:i/>
        </w:rPr>
        <w:t xml:space="preserve">  </w:t>
      </w:r>
      <w:r w:rsidRPr="00F4103D">
        <w:rPr>
          <w:i/>
        </w:rPr>
        <w:tab/>
      </w:r>
      <w:r w:rsidRPr="00F4103D">
        <w:rPr>
          <w:i/>
        </w:rPr>
        <w:tab/>
        <w:t xml:space="preserve">     (2)</w:t>
      </w:r>
    </w:p>
    <w:p w14:paraId="4494F072" w14:textId="77777777" w:rsidR="005012DB" w:rsidRDefault="005012DB" w:rsidP="005012DB">
      <w:r>
        <w:lastRenderedPageBreak/>
        <w:t>Le recalage ne semble pas satisfaisant car :</w:t>
      </w:r>
    </w:p>
    <w:p w14:paraId="20D9215A" w14:textId="77777777" w:rsidR="00873589" w:rsidRDefault="005012DB" w:rsidP="00B8008B">
      <w:pPr>
        <w:pStyle w:val="Paragraphedeliste"/>
        <w:numPr>
          <w:ilvl w:val="0"/>
          <w:numId w:val="20"/>
        </w:numPr>
        <w:jc w:val="both"/>
      </w:pPr>
      <w:r>
        <w:t>La courbure cervicale n</w:t>
      </w:r>
      <w:r w:rsidR="00FB4495">
        <w:t>’est</w:t>
      </w:r>
      <w:r>
        <w:t xml:space="preserve"> pas </w:t>
      </w:r>
      <w:proofErr w:type="gramStart"/>
      <w:r>
        <w:t>la</w:t>
      </w:r>
      <w:proofErr w:type="gramEnd"/>
      <w:r>
        <w:t xml:space="preserve"> même entre les 2 CT</w:t>
      </w:r>
      <w:r w:rsidR="00677ADF">
        <w:t xml:space="preserve"> (</w:t>
      </w:r>
      <w:r w:rsidR="00677ADF" w:rsidRPr="00202407">
        <w:rPr>
          <w:i/>
        </w:rPr>
        <w:t>1</w:t>
      </w:r>
      <w:r w:rsidR="00677ADF">
        <w:t> : vue sagittale de la courbure cervicale)</w:t>
      </w:r>
      <w:r>
        <w:t>,</w:t>
      </w:r>
    </w:p>
    <w:p w14:paraId="44E14EAA" w14:textId="77777777" w:rsidR="004F3ADD" w:rsidRDefault="00E01FE0" w:rsidP="004F3ADD">
      <w:pPr>
        <w:pStyle w:val="Paragraphedeliste"/>
        <w:numPr>
          <w:ilvl w:val="0"/>
          <w:numId w:val="20"/>
        </w:numPr>
        <w:jc w:val="both"/>
      </w:pPr>
      <w:r>
        <w:t xml:space="preserve">La zone lésionnaire (située dans le poumon droit) ne semble pas </w:t>
      </w:r>
      <w:r w:rsidR="008903BF">
        <w:t>superposée</w:t>
      </w:r>
      <w:r w:rsidR="00677ADF">
        <w:t xml:space="preserve"> (</w:t>
      </w:r>
      <w:r w:rsidR="00677ADF" w:rsidRPr="00202407">
        <w:rPr>
          <w:i/>
        </w:rPr>
        <w:t>2</w:t>
      </w:r>
      <w:r w:rsidR="00677ADF">
        <w:t xml:space="preserve"> : vue transversale de la zone lésionnaire, le PTV est la structure en </w:t>
      </w:r>
      <w:r w:rsidR="00FB4495">
        <w:t>bordeaux</w:t>
      </w:r>
      <w:r w:rsidR="00677ADF">
        <w:t>)</w:t>
      </w:r>
      <w:r>
        <w:t>,</w:t>
      </w:r>
    </w:p>
    <w:p w14:paraId="1293A8DA" w14:textId="77777777" w:rsidR="0035703B" w:rsidRDefault="0035703B" w:rsidP="0035703B">
      <w:pPr>
        <w:spacing w:after="0"/>
        <w:jc w:val="both"/>
      </w:pPr>
    </w:p>
    <w:p w14:paraId="45C1658C" w14:textId="77777777" w:rsidR="00A4171E" w:rsidRDefault="00A4171E" w:rsidP="000C35A0">
      <w:pPr>
        <w:pStyle w:val="Paragraphedeliste"/>
        <w:numPr>
          <w:ilvl w:val="0"/>
          <w:numId w:val="26"/>
        </w:numPr>
        <w:rPr>
          <w:b/>
          <w:u w:val="single"/>
        </w:rPr>
      </w:pPr>
      <w:r w:rsidRPr="000C35A0">
        <w:rPr>
          <w:b/>
          <w:u w:val="single"/>
        </w:rPr>
        <w:t>Fusion dans la zone limitée box :</w:t>
      </w:r>
    </w:p>
    <w:p w14:paraId="27618819" w14:textId="0AFD7216" w:rsidR="00B90FA4" w:rsidRDefault="001D7718" w:rsidP="00B90FA4">
      <w:pPr>
        <w:jc w:val="both"/>
      </w:pPr>
      <w:r w:rsidRPr="00E40EE6">
        <w:rPr>
          <w:noProof/>
          <w:lang w:eastAsia="fr-FR"/>
        </w:rPr>
        <w:drawing>
          <wp:anchor distT="0" distB="0" distL="114300" distR="114300" simplePos="0" relativeHeight="251663872" behindDoc="1" locked="0" layoutInCell="1" allowOverlap="1" wp14:anchorId="1F9CEEA0" wp14:editId="341BA1EB">
            <wp:simplePos x="0" y="0"/>
            <wp:positionH relativeFrom="column">
              <wp:posOffset>3721938</wp:posOffset>
            </wp:positionH>
            <wp:positionV relativeFrom="paragraph">
              <wp:posOffset>473735</wp:posOffset>
            </wp:positionV>
            <wp:extent cx="2039620" cy="764540"/>
            <wp:effectExtent l="0" t="0" r="0" b="0"/>
            <wp:wrapTight wrapText="bothSides">
              <wp:wrapPolygon edited="0">
                <wp:start x="0" y="0"/>
                <wp:lineTo x="0" y="20990"/>
                <wp:lineTo x="21385" y="20990"/>
                <wp:lineTo x="21385"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39620" cy="764540"/>
                    </a:xfrm>
                    <a:prstGeom prst="rect">
                      <a:avLst/>
                    </a:prstGeom>
                  </pic:spPr>
                </pic:pic>
              </a:graphicData>
            </a:graphic>
            <wp14:sizeRelH relativeFrom="margin">
              <wp14:pctWidth>0</wp14:pctWidth>
            </wp14:sizeRelH>
          </wp:anchor>
        </w:drawing>
      </w:r>
      <w:r w:rsidRPr="00B90FA4">
        <w:rPr>
          <w:noProof/>
          <w:lang w:eastAsia="fr-FR"/>
        </w:rPr>
        <w:drawing>
          <wp:anchor distT="0" distB="0" distL="114300" distR="114300" simplePos="0" relativeHeight="251668992" behindDoc="1" locked="0" layoutInCell="1" allowOverlap="1" wp14:anchorId="64E0B144" wp14:editId="231F891E">
            <wp:simplePos x="0" y="0"/>
            <wp:positionH relativeFrom="column">
              <wp:posOffset>-635</wp:posOffset>
            </wp:positionH>
            <wp:positionV relativeFrom="paragraph">
              <wp:posOffset>438785</wp:posOffset>
            </wp:positionV>
            <wp:extent cx="1406525" cy="767715"/>
            <wp:effectExtent l="0" t="0" r="3175" b="0"/>
            <wp:wrapTight wrapText="bothSides">
              <wp:wrapPolygon edited="0">
                <wp:start x="0" y="0"/>
                <wp:lineTo x="0" y="20903"/>
                <wp:lineTo x="21356" y="20903"/>
                <wp:lineTo x="21356"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06525" cy="767715"/>
                    </a:xfrm>
                    <a:prstGeom prst="rect">
                      <a:avLst/>
                    </a:prstGeom>
                  </pic:spPr>
                </pic:pic>
              </a:graphicData>
            </a:graphic>
          </wp:anchor>
        </w:drawing>
      </w:r>
      <w:r w:rsidR="00B90FA4">
        <w:t xml:space="preserve">La box est rectangulaire </w:t>
      </w:r>
      <w:r w:rsidR="00E73E1F">
        <w:t>(</w:t>
      </w:r>
      <w:proofErr w:type="spellStart"/>
      <w:r w:rsidR="00C10DA7">
        <w:t>RLxAPxTP</w:t>
      </w:r>
      <w:proofErr w:type="spellEnd"/>
      <w:r w:rsidR="00ED1664">
        <w:rPr>
          <w:rStyle w:val="Appelnotedebasdep"/>
        </w:rPr>
        <w:footnoteReference w:id="1"/>
      </w:r>
      <w:r w:rsidR="00C10DA7">
        <w:t xml:space="preserve"> : </w:t>
      </w:r>
      <w:r w:rsidR="00E73E1F">
        <w:t xml:space="preserve">18 cm x 13 cm x 10 cm) </w:t>
      </w:r>
      <w:r w:rsidR="00B90FA4">
        <w:t xml:space="preserve">et </w:t>
      </w:r>
      <w:r w:rsidR="002151B7">
        <w:t>com</w:t>
      </w:r>
      <w:r w:rsidR="00B90FA4">
        <w:t xml:space="preserve">prend la zone </w:t>
      </w:r>
      <w:r w:rsidR="00A03322">
        <w:t>lésionnaire ainsi que le rachis.</w:t>
      </w:r>
    </w:p>
    <w:p w14:paraId="4975E9EB" w14:textId="11758F05" w:rsidR="00E40EE6" w:rsidRPr="00E40EE6" w:rsidRDefault="001D7718" w:rsidP="00124FEA">
      <w:pPr>
        <w:jc w:val="center"/>
        <w:rPr>
          <w:i/>
        </w:rPr>
      </w:pPr>
      <w:r w:rsidRPr="00E40EE6">
        <w:rPr>
          <w:noProof/>
          <w:lang w:eastAsia="fr-FR"/>
        </w:rPr>
        <w:drawing>
          <wp:anchor distT="0" distB="0" distL="114300" distR="114300" simplePos="0" relativeHeight="251654656" behindDoc="1" locked="0" layoutInCell="1" allowOverlap="1" wp14:anchorId="697EC4CE" wp14:editId="0BDC0816">
            <wp:simplePos x="0" y="0"/>
            <wp:positionH relativeFrom="column">
              <wp:posOffset>9525</wp:posOffset>
            </wp:positionH>
            <wp:positionV relativeFrom="paragraph">
              <wp:posOffset>-3810</wp:posOffset>
            </wp:positionV>
            <wp:extent cx="2064385" cy="762635"/>
            <wp:effectExtent l="0" t="0" r="0" b="0"/>
            <wp:wrapTight wrapText="bothSides">
              <wp:wrapPolygon edited="0">
                <wp:start x="0" y="0"/>
                <wp:lineTo x="0" y="21042"/>
                <wp:lineTo x="21328" y="21042"/>
                <wp:lineTo x="21328"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64385" cy="762635"/>
                    </a:xfrm>
                    <a:prstGeom prst="rect">
                      <a:avLst/>
                    </a:prstGeom>
                  </pic:spPr>
                </pic:pic>
              </a:graphicData>
            </a:graphic>
            <wp14:sizeRelH relativeFrom="margin">
              <wp14:pctWidth>0</wp14:pctWidth>
            </wp14:sizeRelH>
            <wp14:sizeRelV relativeFrom="margin">
              <wp14:pctHeight>0</wp14:pctHeight>
            </wp14:sizeRelV>
          </wp:anchor>
        </w:drawing>
      </w:r>
      <w:r w:rsidR="00E40EE6">
        <w:rPr>
          <w:i/>
        </w:rPr>
        <w:t>Box de fusion rigide</w:t>
      </w:r>
      <w:r w:rsidR="00A03322">
        <w:rPr>
          <w:i/>
        </w:rPr>
        <w:t xml:space="preserve"> dans les trois coupes</w:t>
      </w:r>
    </w:p>
    <w:p w14:paraId="4B9BB696" w14:textId="5DEF073C" w:rsidR="00B90FA4" w:rsidRPr="00B90FA4" w:rsidRDefault="000B7B46" w:rsidP="00B90FA4">
      <w:pPr>
        <w:jc w:val="both"/>
      </w:pPr>
      <w:r>
        <w:rPr>
          <w:noProof/>
          <w:lang w:eastAsia="fr-FR"/>
        </w:rPr>
        <w:drawing>
          <wp:anchor distT="0" distB="0" distL="114300" distR="114300" simplePos="0" relativeHeight="251650048" behindDoc="0" locked="0" layoutInCell="1" allowOverlap="1" wp14:anchorId="09BF1F87" wp14:editId="132EF2B6">
            <wp:simplePos x="0" y="0"/>
            <wp:positionH relativeFrom="column">
              <wp:posOffset>4212618</wp:posOffset>
            </wp:positionH>
            <wp:positionV relativeFrom="paragraph">
              <wp:posOffset>116730</wp:posOffset>
            </wp:positionV>
            <wp:extent cx="776467" cy="1415332"/>
            <wp:effectExtent l="0" t="0" r="5080" b="0"/>
            <wp:wrapThrough wrapText="bothSides">
              <wp:wrapPolygon edited="0">
                <wp:start x="0" y="0"/>
                <wp:lineTo x="0" y="21232"/>
                <wp:lineTo x="21211" y="21232"/>
                <wp:lineTo x="21211" y="0"/>
                <wp:lineTo x="0" y="0"/>
              </wp:wrapPolygon>
            </wp:wrapThrough>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76467" cy="1415332"/>
                    </a:xfrm>
                    <a:prstGeom prst="rect">
                      <a:avLst/>
                    </a:prstGeom>
                  </pic:spPr>
                </pic:pic>
              </a:graphicData>
            </a:graphic>
            <wp14:sizeRelH relativeFrom="page">
              <wp14:pctWidth>0</wp14:pctWidth>
            </wp14:sizeRelH>
            <wp14:sizeRelV relativeFrom="page">
              <wp14:pctHeight>0</wp14:pctHeight>
            </wp14:sizeRelV>
          </wp:anchor>
        </w:drawing>
      </w:r>
      <w:r w:rsidR="00B90FA4">
        <w:rPr>
          <w:noProof/>
          <w:lang w:eastAsia="fr-FR"/>
        </w:rPr>
        <w:drawing>
          <wp:anchor distT="0" distB="0" distL="114300" distR="114300" simplePos="0" relativeHeight="251649024" behindDoc="0" locked="0" layoutInCell="1" allowOverlap="1" wp14:anchorId="386C288F" wp14:editId="0B21E4DF">
            <wp:simplePos x="0" y="0"/>
            <wp:positionH relativeFrom="column">
              <wp:posOffset>5091421</wp:posOffset>
            </wp:positionH>
            <wp:positionV relativeFrom="paragraph">
              <wp:posOffset>241584</wp:posOffset>
            </wp:positionV>
            <wp:extent cx="1208599" cy="1313189"/>
            <wp:effectExtent l="0" t="0" r="0" b="127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208599" cy="1313189"/>
                    </a:xfrm>
                    <a:prstGeom prst="rect">
                      <a:avLst/>
                    </a:prstGeom>
                  </pic:spPr>
                </pic:pic>
              </a:graphicData>
            </a:graphic>
          </wp:anchor>
        </w:drawing>
      </w:r>
      <w:r w:rsidR="00A03322">
        <w:t>Les translations et rotations obtenus sont les suivantes :</w:t>
      </w:r>
    </w:p>
    <w:tbl>
      <w:tblPr>
        <w:tblStyle w:val="Grilledutableau"/>
        <w:tblW w:w="0" w:type="auto"/>
        <w:tblInd w:w="-5" w:type="dxa"/>
        <w:tblLook w:val="04A0" w:firstRow="1" w:lastRow="0" w:firstColumn="1" w:lastColumn="0" w:noHBand="0" w:noVBand="1"/>
      </w:tblPr>
      <w:tblGrid>
        <w:gridCol w:w="1749"/>
        <w:gridCol w:w="1795"/>
        <w:gridCol w:w="1417"/>
        <w:gridCol w:w="1417"/>
      </w:tblGrid>
      <w:tr w:rsidR="00637E62" w:rsidRPr="00E01FE0" w14:paraId="3D918BAB" w14:textId="77777777" w:rsidTr="00B0197D">
        <w:tc>
          <w:tcPr>
            <w:tcW w:w="3544" w:type="dxa"/>
            <w:gridSpan w:val="2"/>
          </w:tcPr>
          <w:p w14:paraId="2FB866A5" w14:textId="77777777" w:rsidR="00637E62" w:rsidRPr="00E01FE0" w:rsidRDefault="00637E62" w:rsidP="004F3ADD">
            <w:pPr>
              <w:jc w:val="center"/>
            </w:pPr>
            <w:r w:rsidRPr="00E01FE0">
              <w:t>Translation</w:t>
            </w:r>
            <w:r>
              <w:t xml:space="preserve"> (cm)</w:t>
            </w:r>
          </w:p>
        </w:tc>
        <w:tc>
          <w:tcPr>
            <w:tcW w:w="2834" w:type="dxa"/>
            <w:gridSpan w:val="2"/>
          </w:tcPr>
          <w:p w14:paraId="50468CBA" w14:textId="77777777" w:rsidR="00637E62" w:rsidRPr="00E01FE0" w:rsidRDefault="00637E62" w:rsidP="004F3ADD">
            <w:pPr>
              <w:jc w:val="center"/>
            </w:pPr>
            <w:r w:rsidRPr="00E01FE0">
              <w:t>Rotation</w:t>
            </w:r>
            <w:r>
              <w:t xml:space="preserve"> (°)</w:t>
            </w:r>
          </w:p>
        </w:tc>
      </w:tr>
      <w:tr w:rsidR="00637E62" w:rsidRPr="00E01FE0" w14:paraId="394C6960" w14:textId="77777777" w:rsidTr="004920A7">
        <w:tc>
          <w:tcPr>
            <w:tcW w:w="1749" w:type="dxa"/>
          </w:tcPr>
          <w:p w14:paraId="13A7FFA2" w14:textId="77777777" w:rsidR="00637E62" w:rsidRDefault="00637E62" w:rsidP="004F3ADD">
            <w:pPr>
              <w:jc w:val="center"/>
            </w:pPr>
            <w:r>
              <w:t>Right-</w:t>
            </w:r>
            <w:proofErr w:type="spellStart"/>
            <w:r>
              <w:t>Left</w:t>
            </w:r>
            <w:proofErr w:type="spellEnd"/>
          </w:p>
        </w:tc>
        <w:tc>
          <w:tcPr>
            <w:tcW w:w="1795" w:type="dxa"/>
          </w:tcPr>
          <w:p w14:paraId="2F069B88" w14:textId="77777777" w:rsidR="00637E62" w:rsidRPr="00E01FE0" w:rsidRDefault="00637E62" w:rsidP="004F3ADD">
            <w:pPr>
              <w:jc w:val="center"/>
            </w:pPr>
            <w:r>
              <w:t>-4.74</w:t>
            </w:r>
          </w:p>
        </w:tc>
        <w:tc>
          <w:tcPr>
            <w:tcW w:w="1417" w:type="dxa"/>
          </w:tcPr>
          <w:p w14:paraId="2B89744B" w14:textId="77777777" w:rsidR="00637E62" w:rsidRDefault="00637E62" w:rsidP="004F3ADD">
            <w:pPr>
              <w:jc w:val="center"/>
            </w:pPr>
            <w:r>
              <w:t>Pitch</w:t>
            </w:r>
          </w:p>
        </w:tc>
        <w:tc>
          <w:tcPr>
            <w:tcW w:w="1417" w:type="dxa"/>
          </w:tcPr>
          <w:p w14:paraId="533F2A73" w14:textId="77777777" w:rsidR="00637E62" w:rsidRPr="00E01FE0" w:rsidRDefault="00637E62" w:rsidP="004F3ADD">
            <w:pPr>
              <w:jc w:val="center"/>
            </w:pPr>
            <w:r>
              <w:t>-0.3</w:t>
            </w:r>
          </w:p>
        </w:tc>
      </w:tr>
      <w:tr w:rsidR="00637E62" w:rsidRPr="00E01FE0" w14:paraId="2B710B1B" w14:textId="77777777" w:rsidTr="004920A7">
        <w:tc>
          <w:tcPr>
            <w:tcW w:w="1749" w:type="dxa"/>
          </w:tcPr>
          <w:p w14:paraId="43735B6C" w14:textId="77777777" w:rsidR="00637E62" w:rsidRDefault="00637E62" w:rsidP="004F3ADD">
            <w:pPr>
              <w:jc w:val="center"/>
            </w:pPr>
            <w:proofErr w:type="spellStart"/>
            <w:r>
              <w:t>Inf</w:t>
            </w:r>
            <w:proofErr w:type="spellEnd"/>
            <w:r>
              <w:t>-Sup</w:t>
            </w:r>
          </w:p>
        </w:tc>
        <w:tc>
          <w:tcPr>
            <w:tcW w:w="1795" w:type="dxa"/>
          </w:tcPr>
          <w:p w14:paraId="3B870604" w14:textId="77777777" w:rsidR="00637E62" w:rsidRPr="00E01FE0" w:rsidRDefault="00637E62" w:rsidP="004F3ADD">
            <w:pPr>
              <w:jc w:val="center"/>
            </w:pPr>
            <w:r>
              <w:t>42.85</w:t>
            </w:r>
          </w:p>
        </w:tc>
        <w:tc>
          <w:tcPr>
            <w:tcW w:w="1417" w:type="dxa"/>
          </w:tcPr>
          <w:p w14:paraId="45FEA1BE" w14:textId="77777777" w:rsidR="00637E62" w:rsidRDefault="00637E62" w:rsidP="004F3ADD">
            <w:pPr>
              <w:jc w:val="center"/>
            </w:pPr>
            <w:r>
              <w:t>Roll</w:t>
            </w:r>
          </w:p>
        </w:tc>
        <w:tc>
          <w:tcPr>
            <w:tcW w:w="1417" w:type="dxa"/>
          </w:tcPr>
          <w:p w14:paraId="548FCB24" w14:textId="77777777" w:rsidR="00637E62" w:rsidRPr="00E01FE0" w:rsidRDefault="00637E62" w:rsidP="004F3ADD">
            <w:pPr>
              <w:jc w:val="center"/>
            </w:pPr>
            <w:r>
              <w:t>-2.8</w:t>
            </w:r>
          </w:p>
        </w:tc>
      </w:tr>
      <w:tr w:rsidR="00637E62" w:rsidRPr="00E01FE0" w14:paraId="16779B1A" w14:textId="77777777" w:rsidTr="004920A7">
        <w:tc>
          <w:tcPr>
            <w:tcW w:w="1749" w:type="dxa"/>
          </w:tcPr>
          <w:p w14:paraId="2AC3DB48" w14:textId="77777777" w:rsidR="00637E62" w:rsidRDefault="00637E62" w:rsidP="004F3ADD">
            <w:pPr>
              <w:jc w:val="center"/>
            </w:pPr>
            <w:proofErr w:type="spellStart"/>
            <w:r>
              <w:t>Post-Ant</w:t>
            </w:r>
            <w:proofErr w:type="spellEnd"/>
          </w:p>
        </w:tc>
        <w:tc>
          <w:tcPr>
            <w:tcW w:w="1795" w:type="dxa"/>
          </w:tcPr>
          <w:p w14:paraId="36C03625" w14:textId="77777777" w:rsidR="00637E62" w:rsidRPr="00E01FE0" w:rsidRDefault="00637E62" w:rsidP="004F3ADD">
            <w:pPr>
              <w:jc w:val="center"/>
            </w:pPr>
            <w:r>
              <w:t>-18.58</w:t>
            </w:r>
          </w:p>
        </w:tc>
        <w:tc>
          <w:tcPr>
            <w:tcW w:w="1417" w:type="dxa"/>
          </w:tcPr>
          <w:p w14:paraId="06E9ECE1" w14:textId="77777777" w:rsidR="00637E62" w:rsidRDefault="00637E62" w:rsidP="004F3ADD">
            <w:pPr>
              <w:jc w:val="center"/>
            </w:pPr>
            <w:proofErr w:type="spellStart"/>
            <w:r>
              <w:t>Yaw</w:t>
            </w:r>
            <w:proofErr w:type="spellEnd"/>
          </w:p>
        </w:tc>
        <w:tc>
          <w:tcPr>
            <w:tcW w:w="1417" w:type="dxa"/>
          </w:tcPr>
          <w:p w14:paraId="5731397F" w14:textId="77777777" w:rsidR="00637E62" w:rsidRPr="00E01FE0" w:rsidRDefault="00637E62" w:rsidP="004F3ADD">
            <w:pPr>
              <w:jc w:val="center"/>
            </w:pPr>
            <w:r>
              <w:t>-4.5</w:t>
            </w:r>
          </w:p>
        </w:tc>
      </w:tr>
    </w:tbl>
    <w:p w14:paraId="0585DF62" w14:textId="017418FB" w:rsidR="001B0349" w:rsidRDefault="001B0349" w:rsidP="00A4171E"/>
    <w:p w14:paraId="7BD76925" w14:textId="310CFD9A" w:rsidR="005F2CA8" w:rsidRDefault="00A03322" w:rsidP="004F3ADD">
      <w:pPr>
        <w:jc w:val="both"/>
      </w:pPr>
      <w:r>
        <w:t>Nous observons que l</w:t>
      </w:r>
      <w:r w:rsidR="005F2CA8">
        <w:t>e</w:t>
      </w:r>
      <w:r w:rsidR="005776F3">
        <w:t>s</w:t>
      </w:r>
      <w:r w:rsidR="005F2CA8">
        <w:t xml:space="preserve"> poumon</w:t>
      </w:r>
      <w:r w:rsidR="005776F3">
        <w:t>s</w:t>
      </w:r>
      <w:r w:rsidR="005F2CA8">
        <w:t xml:space="preserve"> </w:t>
      </w:r>
      <w:r w:rsidR="005776F3">
        <w:t>sont très différents entre</w:t>
      </w:r>
      <w:r w:rsidR="005F2CA8">
        <w:t xml:space="preserve"> les 2 images, il est intéressant de cocher l’option focus on </w:t>
      </w:r>
      <w:proofErr w:type="spellStart"/>
      <w:r w:rsidR="005F2CA8">
        <w:t>bone</w:t>
      </w:r>
      <w:proofErr w:type="spellEnd"/>
      <w:r w:rsidR="005F2CA8">
        <w:t xml:space="preserve"> structure afin de </w:t>
      </w:r>
      <w:r w:rsidR="00873589">
        <w:t>baser la fusion uniquement sur les structures osseuses</w:t>
      </w:r>
      <w:r w:rsidR="005F2CA8">
        <w:t>.</w:t>
      </w:r>
      <w:r w:rsidR="004F3ADD">
        <w:tab/>
      </w:r>
      <w:r w:rsidR="004F3ADD">
        <w:tab/>
      </w:r>
      <w:r w:rsidR="000B7B46">
        <w:t xml:space="preserve">                           </w:t>
      </w:r>
      <w:r w:rsidR="004F3ADD" w:rsidRPr="00F4103D">
        <w:rPr>
          <w:i/>
        </w:rPr>
        <w:t>(1)</w:t>
      </w:r>
      <w:r w:rsidR="004F3ADD">
        <w:t xml:space="preserve">          </w:t>
      </w:r>
      <w:r w:rsidR="000B7B46">
        <w:t xml:space="preserve">         </w:t>
      </w:r>
      <w:r w:rsidR="004F3ADD">
        <w:t xml:space="preserve">   </w:t>
      </w:r>
      <w:proofErr w:type="gramStart"/>
      <w:r w:rsidR="004F3ADD">
        <w:t xml:space="preserve">   </w:t>
      </w:r>
      <w:r w:rsidR="004F3ADD" w:rsidRPr="00F4103D">
        <w:rPr>
          <w:i/>
        </w:rPr>
        <w:t>(</w:t>
      </w:r>
      <w:proofErr w:type="gramEnd"/>
      <w:r w:rsidR="004F3ADD" w:rsidRPr="00F4103D">
        <w:rPr>
          <w:i/>
        </w:rPr>
        <w:t>2)</w:t>
      </w:r>
    </w:p>
    <w:p w14:paraId="11E9B9A3" w14:textId="77777777" w:rsidR="005F2CA8" w:rsidRDefault="009E57FB" w:rsidP="00B8008B">
      <w:pPr>
        <w:jc w:val="both"/>
      </w:pPr>
      <w:r>
        <w:t>La courbure cervicale semble correcte (</w:t>
      </w:r>
      <w:r w:rsidRPr="00202407">
        <w:rPr>
          <w:i/>
        </w:rPr>
        <w:t>1</w:t>
      </w:r>
      <w:r>
        <w:t> : vue sagittale de la courbure cervicale),</w:t>
      </w:r>
    </w:p>
    <w:p w14:paraId="4E836C2B" w14:textId="77777777" w:rsidR="009E57FB" w:rsidRDefault="009E57FB" w:rsidP="0035703B">
      <w:pPr>
        <w:jc w:val="both"/>
      </w:pPr>
      <w:r>
        <w:t>La zone lésionnaire semble mieux recalée (</w:t>
      </w:r>
      <w:r w:rsidRPr="00202407">
        <w:rPr>
          <w:i/>
        </w:rPr>
        <w:t>2</w:t>
      </w:r>
      <w:r>
        <w:t xml:space="preserve"> : vue sagittale de la zone lésionnaire, le PTV est en </w:t>
      </w:r>
      <w:r w:rsidR="00B8008B">
        <w:t>bordeaux</w:t>
      </w:r>
      <w:r>
        <w:t>)</w:t>
      </w:r>
      <w:r w:rsidR="00981173">
        <w:t>.</w:t>
      </w:r>
    </w:p>
    <w:p w14:paraId="22D9922D" w14:textId="77777777" w:rsidR="0035703B" w:rsidRDefault="0035703B" w:rsidP="0035703B">
      <w:pPr>
        <w:spacing w:after="0"/>
        <w:jc w:val="both"/>
      </w:pPr>
    </w:p>
    <w:p w14:paraId="0FC9990C" w14:textId="77777777" w:rsidR="00880E07" w:rsidRPr="0048064A" w:rsidRDefault="00981173" w:rsidP="000C35A0">
      <w:pPr>
        <w:pStyle w:val="Paragraphedeliste"/>
        <w:numPr>
          <w:ilvl w:val="0"/>
          <w:numId w:val="26"/>
        </w:numPr>
        <w:rPr>
          <w:b/>
          <w:u w:val="single"/>
        </w:rPr>
      </w:pPr>
      <w:r w:rsidRPr="0048064A">
        <w:rPr>
          <w:b/>
          <w:u w:val="single"/>
        </w:rPr>
        <w:t>F</w:t>
      </w:r>
      <w:r w:rsidR="00880E07" w:rsidRPr="0048064A">
        <w:rPr>
          <w:b/>
          <w:u w:val="single"/>
        </w:rPr>
        <w:t xml:space="preserve">usion sur ROI </w:t>
      </w:r>
      <w:proofErr w:type="spellStart"/>
      <w:r w:rsidR="00880E07" w:rsidRPr="0048064A">
        <w:rPr>
          <w:b/>
          <w:u w:val="single"/>
        </w:rPr>
        <w:t>based</w:t>
      </w:r>
      <w:proofErr w:type="spellEnd"/>
      <w:r w:rsidR="00880E07" w:rsidRPr="0048064A">
        <w:rPr>
          <w:b/>
          <w:u w:val="single"/>
        </w:rPr>
        <w:t> :</w:t>
      </w:r>
    </w:p>
    <w:p w14:paraId="44012CE3" w14:textId="77777777" w:rsidR="00880E07" w:rsidRDefault="00880E07" w:rsidP="0035703B">
      <w:pPr>
        <w:jc w:val="both"/>
      </w:pPr>
      <w:r>
        <w:t>La problématique avec ce type de fusion est qu’il faut que les contours utilisés soient délinéés sur les 2 imageries. Les structures disponibles dans ce cas sont les poumons, le cœur, l’</w:t>
      </w:r>
      <w:proofErr w:type="spellStart"/>
      <w:r>
        <w:t>external</w:t>
      </w:r>
      <w:proofErr w:type="spellEnd"/>
      <w:r>
        <w:t>, la moelle épinière et l’œsophage.</w:t>
      </w:r>
    </w:p>
    <w:tbl>
      <w:tblPr>
        <w:tblStyle w:val="Grilledutableau"/>
        <w:tblW w:w="0" w:type="auto"/>
        <w:tblLook w:val="04A0" w:firstRow="1" w:lastRow="0" w:firstColumn="1" w:lastColumn="0" w:noHBand="0" w:noVBand="1"/>
      </w:tblPr>
      <w:tblGrid>
        <w:gridCol w:w="2263"/>
        <w:gridCol w:w="1276"/>
        <w:gridCol w:w="1134"/>
        <w:gridCol w:w="1418"/>
        <w:gridCol w:w="992"/>
        <w:gridCol w:w="992"/>
        <w:gridCol w:w="987"/>
      </w:tblGrid>
      <w:tr w:rsidR="00345E57" w14:paraId="504283D1" w14:textId="77777777" w:rsidTr="006B15E8">
        <w:tc>
          <w:tcPr>
            <w:tcW w:w="2263" w:type="dxa"/>
          </w:tcPr>
          <w:p w14:paraId="7C23DDE6" w14:textId="77777777" w:rsidR="00345E57" w:rsidRDefault="00345E57" w:rsidP="006B15E8">
            <w:pPr>
              <w:jc w:val="center"/>
            </w:pPr>
            <w:r>
              <w:t>ROI sélectionnée pour la fusion</w:t>
            </w:r>
          </w:p>
        </w:tc>
        <w:tc>
          <w:tcPr>
            <w:tcW w:w="1276" w:type="dxa"/>
          </w:tcPr>
          <w:p w14:paraId="0704ADCE" w14:textId="77777777" w:rsidR="00345E57" w:rsidRDefault="00C90C3C" w:rsidP="006B15E8">
            <w:pPr>
              <w:jc w:val="center"/>
            </w:pPr>
            <w:r>
              <w:t>Right-</w:t>
            </w:r>
            <w:proofErr w:type="spellStart"/>
            <w:r>
              <w:t>Left</w:t>
            </w:r>
            <w:proofErr w:type="spellEnd"/>
            <w:r w:rsidR="006B15E8">
              <w:t xml:space="preserve"> (cm)</w:t>
            </w:r>
          </w:p>
        </w:tc>
        <w:tc>
          <w:tcPr>
            <w:tcW w:w="1134" w:type="dxa"/>
          </w:tcPr>
          <w:p w14:paraId="598C6504" w14:textId="77777777" w:rsidR="00345E57" w:rsidRDefault="00C90C3C" w:rsidP="006B15E8">
            <w:pPr>
              <w:jc w:val="center"/>
            </w:pPr>
            <w:proofErr w:type="spellStart"/>
            <w:r>
              <w:t>Inf</w:t>
            </w:r>
            <w:proofErr w:type="spellEnd"/>
            <w:r>
              <w:t>-Sup</w:t>
            </w:r>
            <w:r w:rsidR="006B15E8">
              <w:t xml:space="preserve"> (cm)</w:t>
            </w:r>
          </w:p>
        </w:tc>
        <w:tc>
          <w:tcPr>
            <w:tcW w:w="1418" w:type="dxa"/>
          </w:tcPr>
          <w:p w14:paraId="7A0C3898" w14:textId="77777777" w:rsidR="00345E57" w:rsidRDefault="00C90C3C" w:rsidP="006B15E8">
            <w:pPr>
              <w:jc w:val="center"/>
            </w:pPr>
            <w:proofErr w:type="spellStart"/>
            <w:r>
              <w:t>Post-Ant</w:t>
            </w:r>
            <w:proofErr w:type="spellEnd"/>
            <w:r w:rsidR="006B15E8">
              <w:t xml:space="preserve"> (cm)</w:t>
            </w:r>
          </w:p>
        </w:tc>
        <w:tc>
          <w:tcPr>
            <w:tcW w:w="992" w:type="dxa"/>
          </w:tcPr>
          <w:p w14:paraId="41E41FDF" w14:textId="77777777" w:rsidR="00345E57" w:rsidRDefault="00C90C3C" w:rsidP="006B15E8">
            <w:pPr>
              <w:jc w:val="center"/>
            </w:pPr>
            <w:r>
              <w:t>Pitch</w:t>
            </w:r>
            <w:r w:rsidR="006B15E8">
              <w:t xml:space="preserve"> (°)</w:t>
            </w:r>
          </w:p>
        </w:tc>
        <w:tc>
          <w:tcPr>
            <w:tcW w:w="992" w:type="dxa"/>
          </w:tcPr>
          <w:p w14:paraId="67A78334" w14:textId="77777777" w:rsidR="00345E57" w:rsidRDefault="00C90C3C" w:rsidP="006B15E8">
            <w:pPr>
              <w:jc w:val="center"/>
            </w:pPr>
            <w:r>
              <w:t>Roll</w:t>
            </w:r>
            <w:r w:rsidR="006B15E8">
              <w:t xml:space="preserve"> (°)</w:t>
            </w:r>
          </w:p>
        </w:tc>
        <w:tc>
          <w:tcPr>
            <w:tcW w:w="987" w:type="dxa"/>
          </w:tcPr>
          <w:p w14:paraId="20614FE3" w14:textId="77777777" w:rsidR="00345E57" w:rsidRDefault="00C90C3C" w:rsidP="006B15E8">
            <w:pPr>
              <w:jc w:val="center"/>
            </w:pPr>
            <w:proofErr w:type="spellStart"/>
            <w:r>
              <w:t>Yaw</w:t>
            </w:r>
            <w:proofErr w:type="spellEnd"/>
            <w:r w:rsidR="006B15E8">
              <w:t xml:space="preserve"> (°)</w:t>
            </w:r>
          </w:p>
        </w:tc>
      </w:tr>
      <w:tr w:rsidR="00345E57" w14:paraId="25BF5F4E" w14:textId="77777777" w:rsidTr="006B15E8">
        <w:tc>
          <w:tcPr>
            <w:tcW w:w="2263" w:type="dxa"/>
          </w:tcPr>
          <w:p w14:paraId="22C7C64A" w14:textId="77777777" w:rsidR="00345E57" w:rsidRDefault="00C90C3C" w:rsidP="006B15E8">
            <w:pPr>
              <w:jc w:val="center"/>
            </w:pPr>
            <w:r>
              <w:t>Poumons</w:t>
            </w:r>
          </w:p>
        </w:tc>
        <w:tc>
          <w:tcPr>
            <w:tcW w:w="1276" w:type="dxa"/>
          </w:tcPr>
          <w:p w14:paraId="650EC4CB" w14:textId="77777777" w:rsidR="00345E57" w:rsidRDefault="006B15E8" w:rsidP="006B15E8">
            <w:pPr>
              <w:jc w:val="center"/>
            </w:pPr>
            <w:r>
              <w:t>4,40</w:t>
            </w:r>
          </w:p>
        </w:tc>
        <w:tc>
          <w:tcPr>
            <w:tcW w:w="1134" w:type="dxa"/>
          </w:tcPr>
          <w:p w14:paraId="02A09DA1" w14:textId="77777777" w:rsidR="00345E57" w:rsidRDefault="006B15E8" w:rsidP="006B15E8">
            <w:pPr>
              <w:jc w:val="center"/>
            </w:pPr>
            <w:r>
              <w:t>42,82</w:t>
            </w:r>
          </w:p>
        </w:tc>
        <w:tc>
          <w:tcPr>
            <w:tcW w:w="1418" w:type="dxa"/>
          </w:tcPr>
          <w:p w14:paraId="66CBE2F5" w14:textId="77777777" w:rsidR="00345E57" w:rsidRDefault="006B15E8" w:rsidP="006B15E8">
            <w:pPr>
              <w:jc w:val="center"/>
            </w:pPr>
            <w:r>
              <w:t>-18,98</w:t>
            </w:r>
          </w:p>
        </w:tc>
        <w:tc>
          <w:tcPr>
            <w:tcW w:w="992" w:type="dxa"/>
          </w:tcPr>
          <w:p w14:paraId="36CEB70F" w14:textId="77777777" w:rsidR="00345E57" w:rsidRDefault="006B15E8" w:rsidP="006B15E8">
            <w:pPr>
              <w:jc w:val="center"/>
            </w:pPr>
            <w:r>
              <w:t>-0,8</w:t>
            </w:r>
          </w:p>
        </w:tc>
        <w:tc>
          <w:tcPr>
            <w:tcW w:w="992" w:type="dxa"/>
          </w:tcPr>
          <w:p w14:paraId="33519411" w14:textId="77777777" w:rsidR="00345E57" w:rsidRDefault="006B15E8" w:rsidP="006B15E8">
            <w:pPr>
              <w:jc w:val="center"/>
            </w:pPr>
            <w:r>
              <w:t>-3,1</w:t>
            </w:r>
          </w:p>
        </w:tc>
        <w:tc>
          <w:tcPr>
            <w:tcW w:w="987" w:type="dxa"/>
          </w:tcPr>
          <w:p w14:paraId="5BAA0CF1" w14:textId="77777777" w:rsidR="00345E57" w:rsidRDefault="006B15E8" w:rsidP="006B15E8">
            <w:pPr>
              <w:jc w:val="center"/>
            </w:pPr>
            <w:r>
              <w:t>-3,7</w:t>
            </w:r>
          </w:p>
        </w:tc>
      </w:tr>
      <w:tr w:rsidR="00345E57" w14:paraId="5531502B" w14:textId="77777777" w:rsidTr="006B15E8">
        <w:tc>
          <w:tcPr>
            <w:tcW w:w="2263" w:type="dxa"/>
          </w:tcPr>
          <w:p w14:paraId="39B80070" w14:textId="77777777" w:rsidR="00345E57" w:rsidRDefault="00C90C3C" w:rsidP="006B15E8">
            <w:pPr>
              <w:jc w:val="center"/>
            </w:pPr>
            <w:r>
              <w:t>Moelle</w:t>
            </w:r>
          </w:p>
        </w:tc>
        <w:tc>
          <w:tcPr>
            <w:tcW w:w="1276" w:type="dxa"/>
          </w:tcPr>
          <w:p w14:paraId="62F59F01" w14:textId="77777777" w:rsidR="00345E57" w:rsidRDefault="00C90C3C" w:rsidP="006B15E8">
            <w:pPr>
              <w:jc w:val="center"/>
            </w:pPr>
            <w:r>
              <w:t>17,35</w:t>
            </w:r>
          </w:p>
        </w:tc>
        <w:tc>
          <w:tcPr>
            <w:tcW w:w="1134" w:type="dxa"/>
          </w:tcPr>
          <w:p w14:paraId="03E1CCCC" w14:textId="77777777" w:rsidR="00345E57" w:rsidRDefault="00C90C3C" w:rsidP="006B15E8">
            <w:pPr>
              <w:jc w:val="center"/>
            </w:pPr>
            <w:r>
              <w:t>10,19</w:t>
            </w:r>
          </w:p>
        </w:tc>
        <w:tc>
          <w:tcPr>
            <w:tcW w:w="1418" w:type="dxa"/>
          </w:tcPr>
          <w:p w14:paraId="087A6303" w14:textId="77777777" w:rsidR="00345E57" w:rsidRDefault="00C90C3C" w:rsidP="006B15E8">
            <w:pPr>
              <w:jc w:val="center"/>
            </w:pPr>
            <w:r>
              <w:t>32,99</w:t>
            </w:r>
          </w:p>
        </w:tc>
        <w:tc>
          <w:tcPr>
            <w:tcW w:w="992" w:type="dxa"/>
          </w:tcPr>
          <w:p w14:paraId="5A3526B5" w14:textId="77777777" w:rsidR="00345E57" w:rsidRDefault="00C90C3C" w:rsidP="006B15E8">
            <w:pPr>
              <w:jc w:val="center"/>
            </w:pPr>
            <w:r>
              <w:t>-32,0</w:t>
            </w:r>
          </w:p>
        </w:tc>
        <w:tc>
          <w:tcPr>
            <w:tcW w:w="992" w:type="dxa"/>
          </w:tcPr>
          <w:p w14:paraId="441AC592" w14:textId="77777777" w:rsidR="00345E57" w:rsidRDefault="00C90C3C" w:rsidP="006B15E8">
            <w:pPr>
              <w:jc w:val="center"/>
            </w:pPr>
            <w:r>
              <w:t>121,6</w:t>
            </w:r>
          </w:p>
        </w:tc>
        <w:tc>
          <w:tcPr>
            <w:tcW w:w="987" w:type="dxa"/>
          </w:tcPr>
          <w:p w14:paraId="521A4762" w14:textId="77777777" w:rsidR="00345E57" w:rsidRDefault="00C90C3C" w:rsidP="006B15E8">
            <w:pPr>
              <w:jc w:val="center"/>
            </w:pPr>
            <w:r>
              <w:t>81,3</w:t>
            </w:r>
          </w:p>
        </w:tc>
      </w:tr>
      <w:tr w:rsidR="00345E57" w14:paraId="2D3356C7" w14:textId="77777777" w:rsidTr="006B15E8">
        <w:tc>
          <w:tcPr>
            <w:tcW w:w="2263" w:type="dxa"/>
          </w:tcPr>
          <w:p w14:paraId="5FDD6C18" w14:textId="77777777" w:rsidR="00345E57" w:rsidRDefault="00C90C3C" w:rsidP="006B15E8">
            <w:pPr>
              <w:jc w:val="center"/>
            </w:pPr>
            <w:r>
              <w:t>Œsophage</w:t>
            </w:r>
          </w:p>
        </w:tc>
        <w:tc>
          <w:tcPr>
            <w:tcW w:w="1276" w:type="dxa"/>
          </w:tcPr>
          <w:p w14:paraId="4C88B2D4" w14:textId="77777777" w:rsidR="00345E57" w:rsidRDefault="00C90C3C" w:rsidP="006B15E8">
            <w:pPr>
              <w:jc w:val="center"/>
            </w:pPr>
            <w:r>
              <w:t>0,60</w:t>
            </w:r>
          </w:p>
        </w:tc>
        <w:tc>
          <w:tcPr>
            <w:tcW w:w="1134" w:type="dxa"/>
          </w:tcPr>
          <w:p w14:paraId="33414E40" w14:textId="77777777" w:rsidR="00345E57" w:rsidRDefault="00C90C3C" w:rsidP="006B15E8">
            <w:pPr>
              <w:jc w:val="center"/>
            </w:pPr>
            <w:r>
              <w:t>42,93</w:t>
            </w:r>
          </w:p>
        </w:tc>
        <w:tc>
          <w:tcPr>
            <w:tcW w:w="1418" w:type="dxa"/>
          </w:tcPr>
          <w:p w14:paraId="6B63C1EB" w14:textId="77777777" w:rsidR="00345E57" w:rsidRDefault="00C90C3C" w:rsidP="006B15E8">
            <w:pPr>
              <w:jc w:val="center"/>
            </w:pPr>
            <w:r>
              <w:t>-19,87</w:t>
            </w:r>
          </w:p>
        </w:tc>
        <w:tc>
          <w:tcPr>
            <w:tcW w:w="992" w:type="dxa"/>
          </w:tcPr>
          <w:p w14:paraId="6D1337F3" w14:textId="77777777" w:rsidR="00345E57" w:rsidRDefault="00C90C3C" w:rsidP="006B15E8">
            <w:pPr>
              <w:jc w:val="center"/>
            </w:pPr>
            <w:r>
              <w:t>-1,4</w:t>
            </w:r>
          </w:p>
        </w:tc>
        <w:tc>
          <w:tcPr>
            <w:tcW w:w="992" w:type="dxa"/>
          </w:tcPr>
          <w:p w14:paraId="15564E8E" w14:textId="77777777" w:rsidR="00345E57" w:rsidRDefault="00C90C3C" w:rsidP="006B15E8">
            <w:pPr>
              <w:jc w:val="center"/>
            </w:pPr>
            <w:r>
              <w:t>0,8</w:t>
            </w:r>
          </w:p>
        </w:tc>
        <w:tc>
          <w:tcPr>
            <w:tcW w:w="987" w:type="dxa"/>
          </w:tcPr>
          <w:p w14:paraId="2B105901" w14:textId="77777777" w:rsidR="00345E57" w:rsidRDefault="00C90C3C" w:rsidP="006B15E8">
            <w:pPr>
              <w:jc w:val="center"/>
            </w:pPr>
            <w:r>
              <w:t>-0,2</w:t>
            </w:r>
          </w:p>
        </w:tc>
      </w:tr>
      <w:tr w:rsidR="00345E57" w14:paraId="15EFD3A0" w14:textId="77777777" w:rsidTr="006B15E8">
        <w:tc>
          <w:tcPr>
            <w:tcW w:w="2263" w:type="dxa"/>
          </w:tcPr>
          <w:p w14:paraId="2594DAD9" w14:textId="77777777" w:rsidR="00345E57" w:rsidRDefault="00C90C3C" w:rsidP="006B15E8">
            <w:pPr>
              <w:jc w:val="center"/>
            </w:pPr>
            <w:r>
              <w:t>Cœur</w:t>
            </w:r>
          </w:p>
        </w:tc>
        <w:tc>
          <w:tcPr>
            <w:tcW w:w="1276" w:type="dxa"/>
          </w:tcPr>
          <w:p w14:paraId="5A9C8668" w14:textId="77777777" w:rsidR="00345E57" w:rsidRDefault="00C90C3C" w:rsidP="006B15E8">
            <w:pPr>
              <w:jc w:val="center"/>
            </w:pPr>
            <w:r>
              <w:t>0,69</w:t>
            </w:r>
          </w:p>
        </w:tc>
        <w:tc>
          <w:tcPr>
            <w:tcW w:w="1134" w:type="dxa"/>
          </w:tcPr>
          <w:p w14:paraId="41DD19E0" w14:textId="77777777" w:rsidR="00345E57" w:rsidRDefault="00C90C3C" w:rsidP="006B15E8">
            <w:pPr>
              <w:jc w:val="center"/>
            </w:pPr>
            <w:r>
              <w:t>42,99</w:t>
            </w:r>
          </w:p>
        </w:tc>
        <w:tc>
          <w:tcPr>
            <w:tcW w:w="1418" w:type="dxa"/>
          </w:tcPr>
          <w:p w14:paraId="5A3674E6" w14:textId="77777777" w:rsidR="00345E57" w:rsidRDefault="00C90C3C" w:rsidP="006B15E8">
            <w:pPr>
              <w:jc w:val="center"/>
            </w:pPr>
            <w:r>
              <w:t>-19,81</w:t>
            </w:r>
          </w:p>
        </w:tc>
        <w:tc>
          <w:tcPr>
            <w:tcW w:w="992" w:type="dxa"/>
          </w:tcPr>
          <w:p w14:paraId="762F832D" w14:textId="77777777" w:rsidR="00345E57" w:rsidRDefault="00C90C3C" w:rsidP="006B15E8">
            <w:pPr>
              <w:jc w:val="center"/>
            </w:pPr>
            <w:r>
              <w:t>-1,3</w:t>
            </w:r>
          </w:p>
        </w:tc>
        <w:tc>
          <w:tcPr>
            <w:tcW w:w="992" w:type="dxa"/>
          </w:tcPr>
          <w:p w14:paraId="17C85D92" w14:textId="77777777" w:rsidR="00345E57" w:rsidRDefault="00C90C3C" w:rsidP="006B15E8">
            <w:pPr>
              <w:jc w:val="center"/>
            </w:pPr>
            <w:r>
              <w:t>0,5</w:t>
            </w:r>
          </w:p>
        </w:tc>
        <w:tc>
          <w:tcPr>
            <w:tcW w:w="987" w:type="dxa"/>
          </w:tcPr>
          <w:p w14:paraId="7CBA6634" w14:textId="77777777" w:rsidR="00345E57" w:rsidRDefault="00C90C3C" w:rsidP="006B15E8">
            <w:pPr>
              <w:jc w:val="center"/>
            </w:pPr>
            <w:r>
              <w:t>-0,2</w:t>
            </w:r>
          </w:p>
        </w:tc>
      </w:tr>
      <w:tr w:rsidR="00345E57" w14:paraId="1E085F20" w14:textId="77777777" w:rsidTr="006B15E8">
        <w:tc>
          <w:tcPr>
            <w:tcW w:w="2263" w:type="dxa"/>
          </w:tcPr>
          <w:p w14:paraId="2C9668FC" w14:textId="77777777" w:rsidR="00345E57" w:rsidRDefault="00C90C3C" w:rsidP="006B15E8">
            <w:pPr>
              <w:jc w:val="center"/>
            </w:pPr>
            <w:proofErr w:type="spellStart"/>
            <w:r>
              <w:t>External</w:t>
            </w:r>
            <w:proofErr w:type="spellEnd"/>
          </w:p>
        </w:tc>
        <w:tc>
          <w:tcPr>
            <w:tcW w:w="1276" w:type="dxa"/>
          </w:tcPr>
          <w:p w14:paraId="21464671" w14:textId="77777777" w:rsidR="00345E57" w:rsidRDefault="00C90C3C" w:rsidP="006B15E8">
            <w:pPr>
              <w:jc w:val="center"/>
            </w:pPr>
            <w:r>
              <w:t>9,82</w:t>
            </w:r>
          </w:p>
        </w:tc>
        <w:tc>
          <w:tcPr>
            <w:tcW w:w="1134" w:type="dxa"/>
          </w:tcPr>
          <w:p w14:paraId="20092E0D" w14:textId="77777777" w:rsidR="00345E57" w:rsidRDefault="00C90C3C" w:rsidP="006B15E8">
            <w:pPr>
              <w:jc w:val="center"/>
            </w:pPr>
            <w:r>
              <w:t>62,55</w:t>
            </w:r>
          </w:p>
        </w:tc>
        <w:tc>
          <w:tcPr>
            <w:tcW w:w="1418" w:type="dxa"/>
          </w:tcPr>
          <w:p w14:paraId="1B3869C3" w14:textId="77777777" w:rsidR="00345E57" w:rsidRDefault="00C90C3C" w:rsidP="006B15E8">
            <w:pPr>
              <w:jc w:val="center"/>
            </w:pPr>
            <w:r>
              <w:t>-18,71</w:t>
            </w:r>
          </w:p>
        </w:tc>
        <w:tc>
          <w:tcPr>
            <w:tcW w:w="992" w:type="dxa"/>
          </w:tcPr>
          <w:p w14:paraId="5E3E2ACA" w14:textId="77777777" w:rsidR="00345E57" w:rsidRDefault="00C90C3C" w:rsidP="006B15E8">
            <w:pPr>
              <w:jc w:val="center"/>
            </w:pPr>
            <w:r>
              <w:t>0,2</w:t>
            </w:r>
          </w:p>
        </w:tc>
        <w:tc>
          <w:tcPr>
            <w:tcW w:w="992" w:type="dxa"/>
          </w:tcPr>
          <w:p w14:paraId="11FC7621" w14:textId="77777777" w:rsidR="00345E57" w:rsidRDefault="00C90C3C" w:rsidP="006B15E8">
            <w:pPr>
              <w:jc w:val="center"/>
            </w:pPr>
            <w:r>
              <w:t>0,7</w:t>
            </w:r>
          </w:p>
        </w:tc>
        <w:tc>
          <w:tcPr>
            <w:tcW w:w="987" w:type="dxa"/>
          </w:tcPr>
          <w:p w14:paraId="1D4C954D" w14:textId="77777777" w:rsidR="00345E57" w:rsidRDefault="00C90C3C" w:rsidP="006B15E8">
            <w:pPr>
              <w:jc w:val="center"/>
            </w:pPr>
            <w:r>
              <w:t>-10,2</w:t>
            </w:r>
          </w:p>
        </w:tc>
      </w:tr>
    </w:tbl>
    <w:p w14:paraId="42361249" w14:textId="77777777" w:rsidR="00345E57" w:rsidRDefault="00345E57" w:rsidP="00A4171E"/>
    <w:p w14:paraId="2F68552F" w14:textId="77777777" w:rsidR="00262013" w:rsidRDefault="00880E07" w:rsidP="00B8008B">
      <w:pPr>
        <w:pStyle w:val="Paragraphedeliste"/>
        <w:numPr>
          <w:ilvl w:val="0"/>
          <w:numId w:val="21"/>
        </w:numPr>
        <w:jc w:val="both"/>
      </w:pPr>
      <w:r>
        <w:lastRenderedPageBreak/>
        <w:t xml:space="preserve">Les </w:t>
      </w:r>
      <w:r w:rsidRPr="009133B1">
        <w:rPr>
          <w:b/>
        </w:rPr>
        <w:t>poumons</w:t>
      </w:r>
      <w:r>
        <w:t xml:space="preserve"> sont des organes mobiles, il n’est donc pas forcément judicieux de se baser sur ces structures. </w:t>
      </w:r>
      <w:r w:rsidR="00202407">
        <w:t>Le</w:t>
      </w:r>
      <w:r>
        <w:t xml:space="preserve"> volume du poumon droit </w:t>
      </w:r>
      <w:r w:rsidR="00202407">
        <w:t>est de</w:t>
      </w:r>
      <w:r>
        <w:t xml:space="preserve"> 935 cm</w:t>
      </w:r>
      <w:r w:rsidRPr="002D12D7">
        <w:rPr>
          <w:vertAlign w:val="superscript"/>
        </w:rPr>
        <w:t>3</w:t>
      </w:r>
      <w:r>
        <w:t xml:space="preserve"> sur le CT-TEP et 715 cm</w:t>
      </w:r>
      <w:r w:rsidRPr="002D12D7">
        <w:rPr>
          <w:vertAlign w:val="superscript"/>
        </w:rPr>
        <w:t>3</w:t>
      </w:r>
      <w:r>
        <w:t xml:space="preserve"> su</w:t>
      </w:r>
      <w:r w:rsidR="00ED3FFA">
        <w:t xml:space="preserve">r le CT dosimétrique. </w:t>
      </w:r>
    </w:p>
    <w:p w14:paraId="5098BDAC" w14:textId="77777777" w:rsidR="002D12D7" w:rsidRDefault="00ED3FFA" w:rsidP="00B8008B">
      <w:pPr>
        <w:pStyle w:val="Paragraphedeliste"/>
        <w:numPr>
          <w:ilvl w:val="0"/>
          <w:numId w:val="21"/>
        </w:numPr>
        <w:jc w:val="both"/>
      </w:pPr>
      <w:r>
        <w:t>L</w:t>
      </w:r>
      <w:r w:rsidR="00880E07">
        <w:t xml:space="preserve">a </w:t>
      </w:r>
      <w:r w:rsidR="00880E07" w:rsidRPr="009133B1">
        <w:rPr>
          <w:b/>
        </w:rPr>
        <w:t>moelle</w:t>
      </w:r>
      <w:r w:rsidR="00880E07">
        <w:t xml:space="preserve"> n’est pas </w:t>
      </w:r>
      <w:proofErr w:type="gramStart"/>
      <w:r w:rsidR="002D12D7">
        <w:t>une bon</w:t>
      </w:r>
      <w:r w:rsidR="008903BF">
        <w:t>ne</w:t>
      </w:r>
      <w:r w:rsidR="002D12D7">
        <w:t xml:space="preserve"> ROI</w:t>
      </w:r>
      <w:proofErr w:type="gramEnd"/>
      <w:r w:rsidR="00880E07">
        <w:t xml:space="preserve"> pour le recalage puisque la position de la patiente n’est pas identique entre les 2 imageries.</w:t>
      </w:r>
      <w:r>
        <w:t xml:space="preserve"> </w:t>
      </w:r>
      <w:r w:rsidR="00880E07">
        <w:t xml:space="preserve">Cela s’observe au niveau de la courbure cervicale. </w:t>
      </w:r>
      <w:r>
        <w:t>Cela mène à un recalage complètement aberrant qui peut également être lié au fait que cette structure est une longue corde.</w:t>
      </w:r>
      <w:r w:rsidR="002D12D7">
        <w:t xml:space="preserve"> </w:t>
      </w:r>
      <w:r w:rsidR="0095623B">
        <w:t xml:space="preserve"> (</w:t>
      </w:r>
      <w:r w:rsidR="0095623B" w:rsidRPr="00202407">
        <w:rPr>
          <w:i/>
        </w:rPr>
        <w:t>1</w:t>
      </w:r>
      <w:r w:rsidR="0095623B">
        <w:t> : Vue transversale)</w:t>
      </w:r>
    </w:p>
    <w:p w14:paraId="0EB141E9" w14:textId="77777777" w:rsidR="008903BF" w:rsidRDefault="008903BF" w:rsidP="00B8008B">
      <w:pPr>
        <w:pStyle w:val="Paragraphedeliste"/>
        <w:numPr>
          <w:ilvl w:val="0"/>
          <w:numId w:val="21"/>
        </w:numPr>
        <w:jc w:val="both"/>
      </w:pPr>
      <w:r w:rsidRPr="009133B1">
        <w:rPr>
          <w:b/>
        </w:rPr>
        <w:t>L’œsophage</w:t>
      </w:r>
      <w:r>
        <w:t xml:space="preserve"> pose le même problème que la moelle puisqu’il s’agit également d’une longue corde. De plus, il peut apparaître modifié avec le temps.</w:t>
      </w:r>
      <w:r w:rsidR="00345E57">
        <w:t xml:space="preserve"> Le recalage n’est pas satis</w:t>
      </w:r>
      <w:r w:rsidR="00875781">
        <w:t>faisant de ce fait, la cage thoracique est décalée en droite-gauche de près d’1 cm.</w:t>
      </w:r>
      <w:r w:rsidR="0095623B">
        <w:t xml:space="preserve"> (</w:t>
      </w:r>
      <w:r w:rsidR="0095623B" w:rsidRPr="00202407">
        <w:rPr>
          <w:i/>
        </w:rPr>
        <w:t>2</w:t>
      </w:r>
      <w:r w:rsidR="0095623B">
        <w:t> : Vue coronale de la cage thoracique)</w:t>
      </w:r>
    </w:p>
    <w:p w14:paraId="413A33A1" w14:textId="77777777" w:rsidR="00880E07" w:rsidRDefault="00880E07" w:rsidP="00B8008B">
      <w:pPr>
        <w:pStyle w:val="Paragraphedeliste"/>
        <w:numPr>
          <w:ilvl w:val="0"/>
          <w:numId w:val="21"/>
        </w:numPr>
        <w:jc w:val="both"/>
      </w:pPr>
      <w:r>
        <w:t xml:space="preserve">Le </w:t>
      </w:r>
      <w:r w:rsidRPr="009133B1">
        <w:rPr>
          <w:b/>
        </w:rPr>
        <w:t>cœur</w:t>
      </w:r>
      <w:r>
        <w:t xml:space="preserve">, selon </w:t>
      </w:r>
      <w:r w:rsidR="002D12D7">
        <w:t xml:space="preserve">sa position dans le cycle cardiaque, est modifié. Cependant, la rotation du scanner étant en général plus lente que le cycle cardiaque, le cœur doit </w:t>
      </w:r>
      <w:r w:rsidR="00875781">
        <w:t>apparaître</w:t>
      </w:r>
      <w:r w:rsidR="002D12D7">
        <w:t xml:space="preserve"> </w:t>
      </w:r>
      <w:r w:rsidR="0035703B">
        <w:t>assez similaire</w:t>
      </w:r>
      <w:r w:rsidR="002D12D7">
        <w:t>. Le recalage n’est pas satisfaisant en se basant uniquement sur le cœur.</w:t>
      </w:r>
      <w:r w:rsidR="00A70F3E">
        <w:t xml:space="preserve"> Le recalage effectué est très proche de celui fait avec l’œsophage.</w:t>
      </w:r>
    </w:p>
    <w:p w14:paraId="70DB72DD" w14:textId="77777777" w:rsidR="00262013" w:rsidRDefault="00262013" w:rsidP="00B8008B">
      <w:pPr>
        <w:pStyle w:val="Paragraphedeliste"/>
        <w:numPr>
          <w:ilvl w:val="0"/>
          <w:numId w:val="21"/>
        </w:numPr>
        <w:jc w:val="both"/>
      </w:pPr>
      <w:r w:rsidRPr="009133B1">
        <w:rPr>
          <w:b/>
        </w:rPr>
        <w:t>L’</w:t>
      </w:r>
      <w:proofErr w:type="spellStart"/>
      <w:r w:rsidRPr="009133B1">
        <w:rPr>
          <w:b/>
        </w:rPr>
        <w:t>external</w:t>
      </w:r>
      <w:proofErr w:type="spellEnd"/>
      <w:r>
        <w:t xml:space="preserve"> est également inadapté pour la fusion rigide car la patiente a les bras relevés sur l’imagerie dosimétrique et les bras le long du corps sur le CT-TEP.</w:t>
      </w:r>
      <w:r w:rsidR="00A70F3E">
        <w:t xml:space="preserve"> Ils sont également de taille très différente. Nous observons que le recalage est mal fait en tête pied.</w:t>
      </w:r>
      <w:r w:rsidR="0035703B">
        <w:t xml:space="preserve"> (</w:t>
      </w:r>
      <w:r w:rsidR="0035703B" w:rsidRPr="00202407">
        <w:rPr>
          <w:i/>
        </w:rPr>
        <w:t>3</w:t>
      </w:r>
      <w:r w:rsidR="0095623B">
        <w:t> : Vue sagittale)</w:t>
      </w:r>
    </w:p>
    <w:p w14:paraId="2DD27E26" w14:textId="77777777" w:rsidR="00AF1788" w:rsidRDefault="00A70F3E" w:rsidP="00B90FA4">
      <w:pPr>
        <w:jc w:val="both"/>
      </w:pPr>
      <w:r>
        <w:rPr>
          <w:noProof/>
          <w:lang w:eastAsia="fr-FR"/>
        </w:rPr>
        <w:drawing>
          <wp:anchor distT="0" distB="0" distL="114300" distR="114300" simplePos="0" relativeHeight="251660800" behindDoc="0" locked="0" layoutInCell="1" allowOverlap="1" wp14:anchorId="3A5518E3" wp14:editId="2E55EDB2">
            <wp:simplePos x="0" y="0"/>
            <wp:positionH relativeFrom="column">
              <wp:posOffset>4366895</wp:posOffset>
            </wp:positionH>
            <wp:positionV relativeFrom="paragraph">
              <wp:posOffset>5715</wp:posOffset>
            </wp:positionV>
            <wp:extent cx="1476397" cy="1598212"/>
            <wp:effectExtent l="0" t="0" r="0" b="2540"/>
            <wp:wrapThrough wrapText="bothSides">
              <wp:wrapPolygon edited="0">
                <wp:start x="0" y="0"/>
                <wp:lineTo x="0" y="21377"/>
                <wp:lineTo x="21182" y="21377"/>
                <wp:lineTo x="21182" y="0"/>
                <wp:lineTo x="0" y="0"/>
              </wp:wrapPolygon>
            </wp:wrapThrough>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476397" cy="1598212"/>
                    </a:xfrm>
                    <a:prstGeom prst="rect">
                      <a:avLst/>
                    </a:prstGeom>
                  </pic:spPr>
                </pic:pic>
              </a:graphicData>
            </a:graphic>
            <wp14:sizeRelH relativeFrom="page">
              <wp14:pctWidth>0</wp14:pctWidth>
            </wp14:sizeRelH>
            <wp14:sizeRelV relativeFrom="page">
              <wp14:pctHeight>0</wp14:pctHeight>
            </wp14:sizeRelV>
          </wp:anchor>
        </w:drawing>
      </w:r>
      <w:r w:rsidR="00345E57">
        <w:rPr>
          <w:noProof/>
          <w:lang w:eastAsia="fr-FR"/>
        </w:rPr>
        <w:drawing>
          <wp:anchor distT="0" distB="0" distL="114300" distR="114300" simplePos="0" relativeHeight="251659776" behindDoc="0" locked="0" layoutInCell="1" allowOverlap="1" wp14:anchorId="76DD488A" wp14:editId="318C7F5C">
            <wp:simplePos x="0" y="0"/>
            <wp:positionH relativeFrom="margin">
              <wp:posOffset>2310212</wp:posOffset>
            </wp:positionH>
            <wp:positionV relativeFrom="paragraph">
              <wp:posOffset>215900</wp:posOffset>
            </wp:positionV>
            <wp:extent cx="1852295" cy="1301750"/>
            <wp:effectExtent l="0" t="0" r="0" b="0"/>
            <wp:wrapThrough wrapText="bothSides">
              <wp:wrapPolygon edited="0">
                <wp:start x="0" y="0"/>
                <wp:lineTo x="0" y="21179"/>
                <wp:lineTo x="21326" y="21179"/>
                <wp:lineTo x="21326" y="0"/>
                <wp:lineTo x="0" y="0"/>
              </wp:wrapPolygon>
            </wp:wrapThrough>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852295" cy="1301750"/>
                    </a:xfrm>
                    <a:prstGeom prst="rect">
                      <a:avLst/>
                    </a:prstGeom>
                  </pic:spPr>
                </pic:pic>
              </a:graphicData>
            </a:graphic>
            <wp14:sizeRelH relativeFrom="page">
              <wp14:pctWidth>0</wp14:pctWidth>
            </wp14:sizeRelH>
            <wp14:sizeRelV relativeFrom="page">
              <wp14:pctHeight>0</wp14:pctHeight>
            </wp14:sizeRelV>
          </wp:anchor>
        </w:drawing>
      </w:r>
      <w:r w:rsidR="00AF1788">
        <w:t xml:space="preserve">La fusion basée sur une ou </w:t>
      </w:r>
      <w:proofErr w:type="gramStart"/>
      <w:r w:rsidR="00AF1788">
        <w:t>plusieurs ROI</w:t>
      </w:r>
      <w:proofErr w:type="gramEnd"/>
      <w:r w:rsidR="00AF1788">
        <w:t xml:space="preserve"> n’est pas adaptée ici.</w:t>
      </w:r>
    </w:p>
    <w:p w14:paraId="7F3E4700" w14:textId="77777777" w:rsidR="00345E57" w:rsidRDefault="00345E57" w:rsidP="00AF1788">
      <w:pPr>
        <w:rPr>
          <w:b/>
          <w:u w:val="single"/>
        </w:rPr>
      </w:pPr>
      <w:r>
        <w:rPr>
          <w:noProof/>
          <w:lang w:eastAsia="fr-FR"/>
        </w:rPr>
        <w:drawing>
          <wp:anchor distT="0" distB="0" distL="114300" distR="114300" simplePos="0" relativeHeight="251657728" behindDoc="1" locked="0" layoutInCell="1" allowOverlap="1" wp14:anchorId="60826DD0" wp14:editId="75FEC103">
            <wp:simplePos x="0" y="0"/>
            <wp:positionH relativeFrom="margin">
              <wp:posOffset>358195</wp:posOffset>
            </wp:positionH>
            <wp:positionV relativeFrom="paragraph">
              <wp:posOffset>7509</wp:posOffset>
            </wp:positionV>
            <wp:extent cx="1843405" cy="1057275"/>
            <wp:effectExtent l="0" t="0" r="4445" b="9525"/>
            <wp:wrapTight wrapText="bothSides">
              <wp:wrapPolygon edited="0">
                <wp:start x="0" y="0"/>
                <wp:lineTo x="0" y="21405"/>
                <wp:lineTo x="21429" y="21405"/>
                <wp:lineTo x="21429"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843405" cy="1057275"/>
                    </a:xfrm>
                    <a:prstGeom prst="rect">
                      <a:avLst/>
                    </a:prstGeom>
                  </pic:spPr>
                </pic:pic>
              </a:graphicData>
            </a:graphic>
          </wp:anchor>
        </w:drawing>
      </w:r>
    </w:p>
    <w:p w14:paraId="1336CAFB" w14:textId="77777777" w:rsidR="00345E57" w:rsidRDefault="00345E57" w:rsidP="00AF1788">
      <w:pPr>
        <w:rPr>
          <w:b/>
          <w:u w:val="single"/>
        </w:rPr>
      </w:pPr>
    </w:p>
    <w:p w14:paraId="3815BBF4" w14:textId="77777777" w:rsidR="00345E57" w:rsidRDefault="00345E57" w:rsidP="00AF1788">
      <w:pPr>
        <w:rPr>
          <w:b/>
          <w:u w:val="single"/>
        </w:rPr>
      </w:pPr>
    </w:p>
    <w:p w14:paraId="34D83F08" w14:textId="77777777" w:rsidR="00345E57" w:rsidRDefault="00345E57" w:rsidP="00AF1788">
      <w:pPr>
        <w:rPr>
          <w:b/>
          <w:u w:val="single"/>
        </w:rPr>
      </w:pPr>
    </w:p>
    <w:p w14:paraId="66F6E301" w14:textId="77777777" w:rsidR="00345E57" w:rsidRPr="00202407" w:rsidRDefault="00345E57" w:rsidP="00AF1788">
      <w:pPr>
        <w:rPr>
          <w:i/>
          <w:u w:val="single"/>
        </w:rPr>
      </w:pPr>
    </w:p>
    <w:p w14:paraId="286F9A0C" w14:textId="5F88296C" w:rsidR="00345E57" w:rsidRPr="00202407" w:rsidRDefault="008B54B7" w:rsidP="00AF1788">
      <w:pPr>
        <w:pStyle w:val="Paragraphedeliste"/>
        <w:numPr>
          <w:ilvl w:val="0"/>
          <w:numId w:val="24"/>
        </w:numPr>
        <w:rPr>
          <w:i/>
        </w:rPr>
      </w:pPr>
      <w:r>
        <w:rPr>
          <w:i/>
        </w:rPr>
        <w:t xml:space="preserve"> </w:t>
      </w:r>
      <w:r>
        <w:rPr>
          <w:i/>
        </w:rPr>
        <w:tab/>
      </w:r>
      <w:r>
        <w:rPr>
          <w:i/>
        </w:rPr>
        <w:tab/>
      </w:r>
      <w:r>
        <w:rPr>
          <w:i/>
        </w:rPr>
        <w:tab/>
      </w:r>
      <w:r>
        <w:rPr>
          <w:i/>
        </w:rPr>
        <w:tab/>
      </w:r>
      <w:r>
        <w:rPr>
          <w:i/>
        </w:rPr>
        <w:tab/>
        <w:t>(2)</w:t>
      </w:r>
      <w:r>
        <w:rPr>
          <w:i/>
        </w:rPr>
        <w:tab/>
      </w:r>
      <w:r>
        <w:rPr>
          <w:i/>
        </w:rPr>
        <w:tab/>
      </w:r>
      <w:r>
        <w:rPr>
          <w:i/>
        </w:rPr>
        <w:tab/>
      </w:r>
      <w:r>
        <w:rPr>
          <w:i/>
        </w:rPr>
        <w:tab/>
      </w:r>
      <w:proofErr w:type="gramStart"/>
      <w:r>
        <w:rPr>
          <w:i/>
        </w:rPr>
        <w:t xml:space="preserve">  </w:t>
      </w:r>
      <w:r w:rsidR="00137D47" w:rsidRPr="00202407">
        <w:rPr>
          <w:i/>
        </w:rPr>
        <w:t xml:space="preserve"> (</w:t>
      </w:r>
      <w:proofErr w:type="gramEnd"/>
      <w:r w:rsidR="00137D47" w:rsidRPr="00202407">
        <w:rPr>
          <w:i/>
        </w:rPr>
        <w:t>3)</w:t>
      </w:r>
    </w:p>
    <w:p w14:paraId="5C757B6D" w14:textId="77777777" w:rsidR="00AF1788" w:rsidRPr="00AF1788" w:rsidRDefault="00AF1788" w:rsidP="00AF1788">
      <w:pPr>
        <w:rPr>
          <w:b/>
          <w:u w:val="single"/>
        </w:rPr>
      </w:pPr>
      <w:r w:rsidRPr="00AF1788">
        <w:rPr>
          <w:b/>
          <w:u w:val="single"/>
        </w:rPr>
        <w:t>Conclusion :</w:t>
      </w:r>
    </w:p>
    <w:p w14:paraId="220CDFDD" w14:textId="77777777" w:rsidR="00AF1788" w:rsidRDefault="00AF1788" w:rsidP="00AF1788">
      <w:r>
        <w:t>Il est préférable de réaliser la fusion rigide en se</w:t>
      </w:r>
      <w:r w:rsidR="00835BA0">
        <w:t xml:space="preserve"> basant sur les niveaux de gris, </w:t>
      </w:r>
      <w:r w:rsidR="0035703B">
        <w:t xml:space="preserve">en cochant </w:t>
      </w:r>
      <w:r w:rsidR="00835BA0">
        <w:t xml:space="preserve">focus on </w:t>
      </w:r>
      <w:proofErr w:type="spellStart"/>
      <w:r w:rsidR="00835BA0">
        <w:t>bone</w:t>
      </w:r>
      <w:proofErr w:type="spellEnd"/>
      <w:r w:rsidR="00835BA0">
        <w:t xml:space="preserve"> structure </w:t>
      </w:r>
      <w:r>
        <w:t xml:space="preserve">et en réduisant la zone prise en compte autour de la zone à traiter à l’aide </w:t>
      </w:r>
      <w:proofErr w:type="gramStart"/>
      <w:r>
        <w:t>d’une box</w:t>
      </w:r>
      <w:proofErr w:type="gramEnd"/>
      <w:r>
        <w:t>.</w:t>
      </w:r>
    </w:p>
    <w:p w14:paraId="62F4DDE6" w14:textId="77777777" w:rsidR="00AF1788" w:rsidRPr="00880E07" w:rsidRDefault="00AF1788" w:rsidP="00AF1788"/>
    <w:p w14:paraId="66F1BEBB" w14:textId="77777777" w:rsidR="00CF2A96" w:rsidRDefault="00CF2A96">
      <w:pPr>
        <w:rPr>
          <w:b/>
          <w:sz w:val="32"/>
          <w:u w:val="single"/>
        </w:rPr>
      </w:pPr>
      <w:r>
        <w:rPr>
          <w:b/>
          <w:sz w:val="32"/>
          <w:u w:val="single"/>
        </w:rPr>
        <w:br w:type="page"/>
      </w:r>
    </w:p>
    <w:p w14:paraId="1E44F426" w14:textId="4DD4B8EB" w:rsidR="002447D4" w:rsidRPr="00EC51B3" w:rsidRDefault="001C4AB4" w:rsidP="00A4171E">
      <w:pPr>
        <w:rPr>
          <w:i/>
        </w:rPr>
      </w:pPr>
      <w:r w:rsidRPr="001C4AB4">
        <w:rPr>
          <w:b/>
          <w:sz w:val="32"/>
          <w:u w:val="single"/>
        </w:rPr>
        <w:lastRenderedPageBreak/>
        <w:t>Exercice 2 :</w:t>
      </w:r>
      <w:r w:rsidR="000B0CC9" w:rsidRPr="000B0CC9">
        <w:rPr>
          <w:b/>
          <w:sz w:val="32"/>
        </w:rPr>
        <w:t xml:space="preserve"> </w:t>
      </w:r>
      <w:r w:rsidR="00875781" w:rsidRPr="00EC51B3">
        <w:rPr>
          <w:i/>
        </w:rPr>
        <w:t xml:space="preserve">Patient </w:t>
      </w:r>
      <w:proofErr w:type="spellStart"/>
      <w:r w:rsidR="00875781" w:rsidRPr="00EC51B3">
        <w:rPr>
          <w:i/>
        </w:rPr>
        <w:t>Anonymized</w:t>
      </w:r>
      <w:proofErr w:type="spellEnd"/>
      <w:r w:rsidR="00875781" w:rsidRPr="00EC51B3">
        <w:rPr>
          <w:i/>
        </w:rPr>
        <w:t xml:space="preserve"> 30 Mar 2023, 18:45:29_1</w:t>
      </w:r>
    </w:p>
    <w:p w14:paraId="565719EA" w14:textId="77777777" w:rsidR="00EC51B3" w:rsidRDefault="00EC51B3" w:rsidP="00A4171E">
      <w:pPr>
        <w:rPr>
          <w:b/>
          <w:u w:val="single"/>
        </w:rPr>
      </w:pPr>
      <w:r>
        <w:rPr>
          <w:b/>
          <w:u w:val="single"/>
        </w:rPr>
        <w:t>Fusion rigide :</w:t>
      </w:r>
    </w:p>
    <w:p w14:paraId="668A041E" w14:textId="77777777" w:rsidR="001226AC" w:rsidRDefault="001226AC" w:rsidP="001226AC">
      <w:pPr>
        <w:jc w:val="both"/>
      </w:pPr>
      <w:r>
        <w:t>Dans la région du pelvis, plusieurs organes sont mobiles. Les plus critiques sont la vessie et le rectum</w:t>
      </w:r>
      <w:r w:rsidR="00C17747">
        <w:t>. L</w:t>
      </w:r>
      <w:r>
        <w:t xml:space="preserve">a présence d’hétérogénéités (air) ou le niveau de réplétion </w:t>
      </w:r>
      <w:r w:rsidR="00C17747">
        <w:t xml:space="preserve">de ces organes </w:t>
      </w:r>
      <w:r>
        <w:t xml:space="preserve">sont importants car ils </w:t>
      </w:r>
      <w:r w:rsidR="00155145">
        <w:t>peuvent influer</w:t>
      </w:r>
      <w:r>
        <w:t xml:space="preserve"> sur le positionnement des organes à traiter</w:t>
      </w:r>
      <w:r w:rsidR="00155145">
        <w:t>, typiquement dans le cadre d’un traitement de la prostate par exemple</w:t>
      </w:r>
      <w:r>
        <w:t xml:space="preserve">. </w:t>
      </w:r>
    </w:p>
    <w:p w14:paraId="68A1AE38" w14:textId="406664C2" w:rsidR="00BB0A1B" w:rsidRDefault="00CE66CC" w:rsidP="00B5791B">
      <w:pPr>
        <w:jc w:val="both"/>
        <w:rPr>
          <w:ins w:id="5" w:author="Gontier Charlotte [2]" w:date="2023-06-14T15:40:00Z"/>
          <w:noProof/>
          <w:lang w:eastAsia="fr-FR"/>
        </w:rPr>
      </w:pPr>
      <w:r>
        <w:rPr>
          <w:noProof/>
          <w:lang w:eastAsia="fr-FR"/>
        </w:rPr>
        <w:t>P</w:t>
      </w:r>
      <w:r w:rsidR="00B5791B">
        <w:rPr>
          <w:noProof/>
          <w:lang w:eastAsia="fr-FR"/>
        </w:rPr>
        <w:t xml:space="preserve">our quantifier </w:t>
      </w:r>
      <w:r w:rsidR="000B578E">
        <w:rPr>
          <w:noProof/>
          <w:lang w:eastAsia="fr-FR"/>
        </w:rPr>
        <w:t>la recoupe entre les 2 traitements, il faut réaliser une fusion rigide puis</w:t>
      </w:r>
      <w:r w:rsidR="00B5791B">
        <w:rPr>
          <w:noProof/>
          <w:lang w:eastAsia="fr-FR"/>
        </w:rPr>
        <w:t xml:space="preserve"> une fusion déformable</w:t>
      </w:r>
      <w:r w:rsidR="00155145">
        <w:rPr>
          <w:noProof/>
          <w:lang w:eastAsia="fr-FR"/>
        </w:rPr>
        <w:t xml:space="preserve"> </w:t>
      </w:r>
      <w:r w:rsidR="00BB0A1B">
        <w:rPr>
          <w:noProof/>
          <w:lang w:eastAsia="fr-FR"/>
        </w:rPr>
        <w:t>afin</w:t>
      </w:r>
      <w:r w:rsidR="00155145">
        <w:rPr>
          <w:noProof/>
          <w:lang w:eastAsia="fr-FR"/>
        </w:rPr>
        <w:t xml:space="preserve"> déformer la matrice de dose avant de réaliser la somme</w:t>
      </w:r>
      <w:r w:rsidR="00DA493D">
        <w:rPr>
          <w:noProof/>
          <w:lang w:eastAsia="fr-FR"/>
        </w:rPr>
        <w:t xml:space="preserve"> des 2 plans de traitement</w:t>
      </w:r>
      <w:r w:rsidR="000B578E">
        <w:rPr>
          <w:noProof/>
          <w:lang w:eastAsia="fr-FR"/>
        </w:rPr>
        <w:t xml:space="preserve">. </w:t>
      </w:r>
      <w:ins w:id="6" w:author="Gontier Charlotte [2]" w:date="2023-06-14T15:39:00Z">
        <w:r w:rsidR="00BB0A1B">
          <w:rPr>
            <w:noProof/>
            <w:lang w:eastAsia="fr-FR"/>
          </w:rPr>
          <w:t xml:space="preserve">La fusion rigide </w:t>
        </w:r>
      </w:ins>
      <w:ins w:id="7" w:author="Gontier Charlotte [2]" w:date="2023-06-14T17:25:00Z">
        <w:r w:rsidR="001E387D">
          <w:rPr>
            <w:noProof/>
            <w:lang w:eastAsia="fr-FR"/>
          </w:rPr>
          <w:t>utilisée</w:t>
        </w:r>
      </w:ins>
      <w:ins w:id="8" w:author="Gontier Charlotte [2]" w:date="2023-06-14T15:39:00Z">
        <w:r w:rsidR="00BB0A1B">
          <w:rPr>
            <w:noProof/>
            <w:lang w:eastAsia="fr-FR"/>
          </w:rPr>
          <w:t xml:space="preserve"> prend en compte les gray level</w:t>
        </w:r>
      </w:ins>
      <w:ins w:id="9" w:author="Gontier Charlotte [2]" w:date="2023-06-14T15:40:00Z">
        <w:r w:rsidR="00BB0A1B">
          <w:rPr>
            <w:noProof/>
            <w:lang w:eastAsia="fr-FR"/>
          </w:rPr>
          <w:t>, le focus on bone structures sans control ROI</w:t>
        </w:r>
      </w:ins>
      <w:ins w:id="10" w:author="Gontier Charlotte [2]" w:date="2023-06-14T17:25:00Z">
        <w:r w:rsidR="001E387D">
          <w:rPr>
            <w:noProof/>
            <w:lang w:eastAsia="fr-FR"/>
          </w:rPr>
          <w:t xml:space="preserve"> avec un intitialize automaticaly</w:t>
        </w:r>
      </w:ins>
      <w:ins w:id="11" w:author="Gontier Charlotte [2]" w:date="2023-06-14T15:40:00Z">
        <w:r w:rsidR="00BB0A1B">
          <w:rPr>
            <w:noProof/>
            <w:lang w:eastAsia="fr-FR"/>
          </w:rPr>
          <w:t xml:space="preserve">. </w:t>
        </w:r>
      </w:ins>
    </w:p>
    <w:p w14:paraId="57CCD222" w14:textId="5453BAA8" w:rsidR="00B5791B" w:rsidRDefault="00155145" w:rsidP="00B5791B">
      <w:pPr>
        <w:jc w:val="both"/>
        <w:rPr>
          <w:noProof/>
          <w:lang w:eastAsia="fr-FR"/>
        </w:rPr>
      </w:pPr>
      <w:r>
        <w:rPr>
          <w:noProof/>
          <w:lang w:eastAsia="fr-FR"/>
        </w:rPr>
        <w:t>Dans le cadre d’une fusion que l’on souhaite consid</w:t>
      </w:r>
      <w:r w:rsidR="00DA493D">
        <w:rPr>
          <w:noProof/>
          <w:lang w:eastAsia="fr-FR"/>
        </w:rPr>
        <w:t>ér</w:t>
      </w:r>
      <w:r>
        <w:rPr>
          <w:noProof/>
          <w:lang w:eastAsia="fr-FR"/>
        </w:rPr>
        <w:t xml:space="preserve">er rigide, nous allons réaliser une fusion déformable quasi-nulle. </w:t>
      </w:r>
      <w:r w:rsidR="000B578E">
        <w:rPr>
          <w:noProof/>
          <w:lang w:eastAsia="fr-FR"/>
        </w:rPr>
        <w:t>Pour cela, j’ai créé</w:t>
      </w:r>
      <w:r w:rsidR="00B5791B">
        <w:rPr>
          <w:noProof/>
          <w:lang w:eastAsia="fr-FR"/>
        </w:rPr>
        <w:t xml:space="preserve"> une box cubique de petit volume (1 cm</w:t>
      </w:r>
      <w:r w:rsidR="00B5791B">
        <w:rPr>
          <w:noProof/>
          <w:vertAlign w:val="superscript"/>
          <w:lang w:eastAsia="fr-FR"/>
        </w:rPr>
        <w:t>3</w:t>
      </w:r>
      <w:r w:rsidR="00B5791B">
        <w:rPr>
          <w:noProof/>
          <w:lang w:eastAsia="fr-FR"/>
        </w:rPr>
        <w:t>) que j’ai positionné très éloig</w:t>
      </w:r>
      <w:r w:rsidR="000B578E">
        <w:rPr>
          <w:noProof/>
          <w:lang w:eastAsia="fr-FR"/>
        </w:rPr>
        <w:t>né des volumes cibles et OARs</w:t>
      </w:r>
      <w:r w:rsidR="00DA493D">
        <w:rPr>
          <w:noProof/>
          <w:lang w:eastAsia="fr-FR"/>
        </w:rPr>
        <w:t xml:space="preserve"> abdo-pelviens</w:t>
      </w:r>
      <w:r w:rsidR="00B5791B">
        <w:rPr>
          <w:noProof/>
          <w:lang w:eastAsia="fr-FR"/>
        </w:rPr>
        <w:t>. Cela permet d’éloigner les zones qui seront déformées (coins de la box). Ensuite, il est nécessaire de créer une fusion déformable en sélectionnant Controlling ROI(s) : box puis « Discard image information ».</w:t>
      </w:r>
    </w:p>
    <w:p w14:paraId="67A63705" w14:textId="77777777" w:rsidR="00B5791B" w:rsidRDefault="006B765D" w:rsidP="00A237F9">
      <w:pPr>
        <w:rPr>
          <w:noProof/>
          <w:lang w:eastAsia="fr-FR"/>
        </w:rPr>
      </w:pPr>
      <w:r w:rsidRPr="00B5791B">
        <w:rPr>
          <w:noProof/>
          <w:lang w:eastAsia="fr-FR"/>
        </w:rPr>
        <w:drawing>
          <wp:anchor distT="0" distB="0" distL="114300" distR="114300" simplePos="0" relativeHeight="251646464" behindDoc="0" locked="0" layoutInCell="1" allowOverlap="1" wp14:anchorId="6BBD8D47" wp14:editId="493F9310">
            <wp:simplePos x="0" y="0"/>
            <wp:positionH relativeFrom="column">
              <wp:posOffset>1561465</wp:posOffset>
            </wp:positionH>
            <wp:positionV relativeFrom="paragraph">
              <wp:posOffset>5080</wp:posOffset>
            </wp:positionV>
            <wp:extent cx="1159510" cy="1870710"/>
            <wp:effectExtent l="0" t="0" r="2540" b="0"/>
            <wp:wrapThrough wrapText="bothSides">
              <wp:wrapPolygon edited="0">
                <wp:start x="0" y="0"/>
                <wp:lineTo x="0" y="21336"/>
                <wp:lineTo x="21292" y="21336"/>
                <wp:lineTo x="21292" y="0"/>
                <wp:lineTo x="0" y="0"/>
              </wp:wrapPolygon>
            </wp:wrapThrough>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159510" cy="1870710"/>
                    </a:xfrm>
                    <a:prstGeom prst="rect">
                      <a:avLst/>
                    </a:prstGeom>
                  </pic:spPr>
                </pic:pic>
              </a:graphicData>
            </a:graphic>
            <wp14:sizeRelH relativeFrom="page">
              <wp14:pctWidth>0</wp14:pctWidth>
            </wp14:sizeRelH>
            <wp14:sizeRelV relativeFrom="page">
              <wp14:pctHeight>0</wp14:pctHeight>
            </wp14:sizeRelV>
          </wp:anchor>
        </w:drawing>
      </w:r>
      <w:r w:rsidRPr="00B5791B">
        <w:rPr>
          <w:noProof/>
          <w:lang w:eastAsia="fr-FR"/>
        </w:rPr>
        <w:drawing>
          <wp:anchor distT="0" distB="0" distL="114300" distR="114300" simplePos="0" relativeHeight="251647488" behindDoc="1" locked="0" layoutInCell="1" allowOverlap="1" wp14:anchorId="30BCD640" wp14:editId="26F9BA22">
            <wp:simplePos x="0" y="0"/>
            <wp:positionH relativeFrom="column">
              <wp:posOffset>2962265</wp:posOffset>
            </wp:positionH>
            <wp:positionV relativeFrom="paragraph">
              <wp:posOffset>5715</wp:posOffset>
            </wp:positionV>
            <wp:extent cx="1104900" cy="1882140"/>
            <wp:effectExtent l="0" t="0" r="0" b="3810"/>
            <wp:wrapTight wrapText="bothSides">
              <wp:wrapPolygon edited="0">
                <wp:start x="0" y="0"/>
                <wp:lineTo x="0" y="21425"/>
                <wp:lineTo x="21228" y="21425"/>
                <wp:lineTo x="21228"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04900" cy="1882140"/>
                    </a:xfrm>
                    <a:prstGeom prst="rect">
                      <a:avLst/>
                    </a:prstGeom>
                  </pic:spPr>
                </pic:pic>
              </a:graphicData>
            </a:graphic>
            <wp14:sizeRelH relativeFrom="margin">
              <wp14:pctWidth>0</wp14:pctWidth>
            </wp14:sizeRelH>
            <wp14:sizeRelV relativeFrom="margin">
              <wp14:pctHeight>0</wp14:pctHeight>
            </wp14:sizeRelV>
          </wp:anchor>
        </w:drawing>
      </w:r>
    </w:p>
    <w:p w14:paraId="6E999E65" w14:textId="77777777" w:rsidR="00B5791B" w:rsidRDefault="00155145" w:rsidP="00A237F9">
      <w:pPr>
        <w:rPr>
          <w:noProof/>
          <w:lang w:eastAsia="fr-FR"/>
        </w:rPr>
      </w:pPr>
      <w:r w:rsidRPr="00155145">
        <w:rPr>
          <w:noProof/>
          <w:lang w:eastAsia="fr-FR"/>
        </w:rPr>
        <w:drawing>
          <wp:anchor distT="0" distB="0" distL="114300" distR="114300" simplePos="0" relativeHeight="251652608" behindDoc="1" locked="0" layoutInCell="1" allowOverlap="1" wp14:anchorId="1CF2118B" wp14:editId="556684B7">
            <wp:simplePos x="0" y="0"/>
            <wp:positionH relativeFrom="column">
              <wp:posOffset>4164496</wp:posOffset>
            </wp:positionH>
            <wp:positionV relativeFrom="paragraph">
              <wp:posOffset>144393</wp:posOffset>
            </wp:positionV>
            <wp:extent cx="428685" cy="1200318"/>
            <wp:effectExtent l="0" t="0" r="9525" b="0"/>
            <wp:wrapTight wrapText="bothSides">
              <wp:wrapPolygon edited="0">
                <wp:start x="0" y="0"/>
                <wp:lineTo x="0" y="21257"/>
                <wp:lineTo x="21120" y="21257"/>
                <wp:lineTo x="21120"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28685" cy="1200318"/>
                    </a:xfrm>
                    <a:prstGeom prst="rect">
                      <a:avLst/>
                    </a:prstGeom>
                  </pic:spPr>
                </pic:pic>
              </a:graphicData>
            </a:graphic>
          </wp:anchor>
        </w:drawing>
      </w:r>
    </w:p>
    <w:p w14:paraId="165E71E5" w14:textId="77777777" w:rsidR="00B5791B" w:rsidRDefault="00B5791B" w:rsidP="00A237F9">
      <w:pPr>
        <w:rPr>
          <w:noProof/>
          <w:lang w:eastAsia="fr-FR"/>
        </w:rPr>
      </w:pPr>
    </w:p>
    <w:p w14:paraId="40441291" w14:textId="77777777" w:rsidR="00B5791B" w:rsidRDefault="00B5791B" w:rsidP="00A237F9">
      <w:pPr>
        <w:rPr>
          <w:noProof/>
          <w:lang w:eastAsia="fr-FR"/>
        </w:rPr>
      </w:pPr>
    </w:p>
    <w:p w14:paraId="0E891D3F" w14:textId="77777777" w:rsidR="00B5791B" w:rsidRDefault="00B5791B" w:rsidP="00A237F9">
      <w:pPr>
        <w:rPr>
          <w:noProof/>
          <w:lang w:eastAsia="fr-FR"/>
        </w:rPr>
      </w:pPr>
    </w:p>
    <w:p w14:paraId="3D33A1D3" w14:textId="77777777" w:rsidR="00B5791B" w:rsidRDefault="00B5791B" w:rsidP="00A237F9">
      <w:pPr>
        <w:rPr>
          <w:noProof/>
          <w:lang w:eastAsia="fr-FR"/>
        </w:rPr>
      </w:pPr>
    </w:p>
    <w:p w14:paraId="00D3EE61" w14:textId="77777777" w:rsidR="00B5791B" w:rsidRDefault="00B5791B" w:rsidP="00A237F9">
      <w:pPr>
        <w:rPr>
          <w:noProof/>
          <w:lang w:eastAsia="fr-FR"/>
        </w:rPr>
      </w:pPr>
    </w:p>
    <w:p w14:paraId="5D6CA0BB" w14:textId="77777777" w:rsidR="00B5791B" w:rsidRPr="00B5791B" w:rsidRDefault="00B5791B" w:rsidP="00B5791B">
      <w:pPr>
        <w:jc w:val="center"/>
        <w:rPr>
          <w:i/>
          <w:noProof/>
          <w:lang w:eastAsia="fr-FR"/>
        </w:rPr>
      </w:pPr>
      <w:r>
        <w:rPr>
          <w:i/>
          <w:noProof/>
          <w:lang w:eastAsia="fr-FR"/>
        </w:rPr>
        <w:t xml:space="preserve">Position de la box (à gauche) et </w:t>
      </w:r>
      <w:r w:rsidR="00DA493D">
        <w:rPr>
          <w:i/>
          <w:noProof/>
          <w:lang w:eastAsia="fr-FR"/>
        </w:rPr>
        <w:t>matrice de</w:t>
      </w:r>
      <w:r>
        <w:rPr>
          <w:i/>
          <w:noProof/>
          <w:lang w:eastAsia="fr-FR"/>
        </w:rPr>
        <w:t xml:space="preserve"> déformation</w:t>
      </w:r>
      <w:r w:rsidR="00DA493D">
        <w:rPr>
          <w:i/>
          <w:noProof/>
          <w:lang w:eastAsia="fr-FR"/>
        </w:rPr>
        <w:t xml:space="preserve"> obtenue</w:t>
      </w:r>
      <w:r>
        <w:rPr>
          <w:i/>
          <w:noProof/>
          <w:lang w:eastAsia="fr-FR"/>
        </w:rPr>
        <w:t xml:space="preserve"> (à droite)</w:t>
      </w:r>
      <w:r w:rsidR="00155145">
        <w:rPr>
          <w:i/>
          <w:noProof/>
          <w:lang w:eastAsia="fr-FR"/>
        </w:rPr>
        <w:t xml:space="preserve"> avec son échelle</w:t>
      </w:r>
    </w:p>
    <w:p w14:paraId="2B5F0731" w14:textId="77777777" w:rsidR="000B578E" w:rsidRDefault="000B578E" w:rsidP="00C17747">
      <w:pPr>
        <w:jc w:val="both"/>
        <w:rPr>
          <w:noProof/>
          <w:lang w:eastAsia="fr-FR"/>
        </w:rPr>
      </w:pPr>
      <w:r>
        <w:rPr>
          <w:noProof/>
          <w:lang w:eastAsia="fr-FR"/>
        </w:rPr>
        <w:t>Nous observons que les seul</w:t>
      </w:r>
      <w:r w:rsidR="00DA493D">
        <w:rPr>
          <w:noProof/>
          <w:lang w:eastAsia="fr-FR"/>
        </w:rPr>
        <w:t>e</w:t>
      </w:r>
      <w:r>
        <w:rPr>
          <w:noProof/>
          <w:lang w:eastAsia="fr-FR"/>
        </w:rPr>
        <w:t xml:space="preserve">s déformations </w:t>
      </w:r>
      <w:r w:rsidR="00AE457F">
        <w:rPr>
          <w:noProof/>
          <w:lang w:eastAsia="fr-FR"/>
        </w:rPr>
        <w:t>appliquées apparaissent</w:t>
      </w:r>
      <w:r>
        <w:rPr>
          <w:noProof/>
          <w:lang w:eastAsia="fr-FR"/>
        </w:rPr>
        <w:t xml:space="preserve"> éloigné</w:t>
      </w:r>
      <w:r w:rsidR="00AE457F">
        <w:rPr>
          <w:noProof/>
          <w:lang w:eastAsia="fr-FR"/>
        </w:rPr>
        <w:t>e</w:t>
      </w:r>
      <w:r>
        <w:rPr>
          <w:noProof/>
          <w:lang w:eastAsia="fr-FR"/>
        </w:rPr>
        <w:t xml:space="preserve">s des zones de traitement </w:t>
      </w:r>
      <w:r w:rsidR="00AE457F">
        <w:rPr>
          <w:noProof/>
          <w:lang w:eastAsia="fr-FR"/>
        </w:rPr>
        <w:t>et sont de très faibles faible intensité.</w:t>
      </w:r>
    </w:p>
    <w:p w14:paraId="77A3BF42" w14:textId="77777777" w:rsidR="00354DB8" w:rsidRDefault="00354DB8" w:rsidP="00C17747">
      <w:pPr>
        <w:jc w:val="both"/>
        <w:rPr>
          <w:noProof/>
          <w:lang w:eastAsia="fr-FR"/>
        </w:rPr>
      </w:pPr>
      <w:r>
        <w:rPr>
          <w:noProof/>
          <w:lang w:eastAsia="fr-FR"/>
        </w:rPr>
        <w:t xml:space="preserve">Afin d’évaluer la qualité de la </w:t>
      </w:r>
      <w:r w:rsidR="00AD68C5">
        <w:rPr>
          <w:noProof/>
          <w:lang w:eastAsia="fr-FR"/>
        </w:rPr>
        <w:t xml:space="preserve">fusion </w:t>
      </w:r>
      <w:r>
        <w:rPr>
          <w:noProof/>
          <w:lang w:eastAsia="fr-FR"/>
        </w:rPr>
        <w:t>déformable, il est possible d’utiliser l’outil DICE qui est un indicateur de similitude.</w:t>
      </w:r>
      <w:r w:rsidR="00F72BB2">
        <w:rPr>
          <w:noProof/>
          <w:lang w:eastAsia="fr-FR"/>
        </w:rPr>
        <w:t xml:space="preserve"> </w:t>
      </w:r>
    </w:p>
    <w:p w14:paraId="5FED4CB9" w14:textId="77777777" w:rsidR="00F72BB2" w:rsidRDefault="00BD6348" w:rsidP="00354DB8">
      <w:pPr>
        <w:jc w:val="center"/>
        <w:rPr>
          <w:rFonts w:eastAsiaTheme="minorEastAsia"/>
          <w:noProof/>
          <w:lang w:eastAsia="fr-FR"/>
        </w:rPr>
      </w:pPr>
      <w:r>
        <w:rPr>
          <w:noProof/>
          <w:lang w:eastAsia="fr-FR"/>
        </w:rPr>
        <w:drawing>
          <wp:inline distT="0" distB="0" distL="0" distR="0" wp14:anchorId="1014E57C" wp14:editId="58FE3C91">
            <wp:extent cx="1562669" cy="777064"/>
            <wp:effectExtent l="0" t="0" r="0" b="444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86574" cy="788951"/>
                    </a:xfrm>
                    <a:prstGeom prst="rect">
                      <a:avLst/>
                    </a:prstGeom>
                  </pic:spPr>
                </pic:pic>
              </a:graphicData>
            </a:graphic>
          </wp:inline>
        </w:drawing>
      </w:r>
    </w:p>
    <w:p w14:paraId="2DA537E4" w14:textId="77777777" w:rsidR="00DD4602" w:rsidRDefault="00DD4602" w:rsidP="00354DB8">
      <w:pPr>
        <w:jc w:val="center"/>
        <w:rPr>
          <w:rFonts w:eastAsiaTheme="minorEastAsia"/>
          <w:noProof/>
          <w:lang w:eastAsia="fr-FR"/>
        </w:rPr>
      </w:pPr>
      <w:r>
        <w:rPr>
          <w:rFonts w:eastAsiaTheme="minorEastAsia"/>
          <w:noProof/>
          <w:lang w:eastAsia="fr-FR"/>
        </w:rPr>
        <w:t>Schéma des volumes utilisés pour le calcul de DICE</w:t>
      </w:r>
      <w:r>
        <w:rPr>
          <w:rStyle w:val="Appelnotedebasdep"/>
          <w:rFonts w:eastAsiaTheme="minorEastAsia"/>
          <w:noProof/>
          <w:lang w:eastAsia="fr-FR"/>
        </w:rPr>
        <w:footnoteReference w:id="2"/>
      </w:r>
    </w:p>
    <w:p w14:paraId="365DE1C6" w14:textId="77777777" w:rsidR="00FA285D" w:rsidRDefault="00FA285D" w:rsidP="00FA285D">
      <w:pPr>
        <w:rPr>
          <w:rFonts w:eastAsiaTheme="minorEastAsia"/>
          <w:noProof/>
          <w:lang w:eastAsia="fr-FR"/>
        </w:rPr>
      </w:pPr>
      <w:r>
        <w:rPr>
          <w:rFonts w:eastAsiaTheme="minorEastAsia"/>
          <w:noProof/>
          <w:lang w:eastAsia="fr-FR"/>
        </w:rPr>
        <w:t>Le DICE se calcule de la manière suivante :</w:t>
      </w:r>
    </w:p>
    <w:p w14:paraId="4AAB2865" w14:textId="77777777" w:rsidR="00BD6348" w:rsidRPr="00AD68C5" w:rsidRDefault="00F72BB2" w:rsidP="00F72BB2">
      <w:pPr>
        <w:jc w:val="center"/>
        <w:rPr>
          <w:rFonts w:eastAsiaTheme="minorEastAsia"/>
          <w:noProof/>
          <w:lang w:eastAsia="fr-FR"/>
        </w:rPr>
      </w:pPr>
      <m:oMathPara>
        <m:oMath>
          <m:r>
            <w:rPr>
              <w:rFonts w:ascii="Cambria Math" w:hAnsi="Cambria Math"/>
              <w:noProof/>
              <w:lang w:eastAsia="fr-FR"/>
            </w:rPr>
            <m:t>DICE=</m:t>
          </m:r>
          <m:f>
            <m:fPr>
              <m:ctrlPr>
                <w:rPr>
                  <w:rFonts w:ascii="Cambria Math" w:hAnsi="Cambria Math"/>
                  <w:i/>
                  <w:noProof/>
                  <w:lang w:eastAsia="fr-FR"/>
                </w:rPr>
              </m:ctrlPr>
            </m:fPr>
            <m:num>
              <m:r>
                <w:rPr>
                  <w:rFonts w:ascii="Cambria Math" w:hAnsi="Cambria Math"/>
                  <w:noProof/>
                  <w:lang w:eastAsia="fr-FR"/>
                </w:rPr>
                <m:t>2VP</m:t>
              </m:r>
            </m:num>
            <m:den>
              <m:r>
                <w:rPr>
                  <w:rFonts w:ascii="Cambria Math" w:hAnsi="Cambria Math"/>
                  <w:noProof/>
                  <w:lang w:eastAsia="fr-FR"/>
                </w:rPr>
                <m:t>2VP+FP+FN</m:t>
              </m:r>
            </m:den>
          </m:f>
        </m:oMath>
      </m:oMathPara>
    </w:p>
    <w:p w14:paraId="23397EC3" w14:textId="77777777" w:rsidR="00AD68C5" w:rsidRPr="00AA0F80" w:rsidRDefault="00AD68C5" w:rsidP="00AA0F80">
      <w:pPr>
        <w:jc w:val="both"/>
        <w:rPr>
          <w:noProof/>
          <w:lang w:eastAsia="fr-FR"/>
        </w:rPr>
      </w:pPr>
      <w:r>
        <w:rPr>
          <w:rFonts w:eastAsiaTheme="minorEastAsia"/>
          <w:noProof/>
          <w:lang w:eastAsia="fr-FR"/>
        </w:rPr>
        <w:lastRenderedPageBreak/>
        <w:t>Nous considérons que le DICE est satisfaisant s’il est supérieur à 0,70.</w:t>
      </w:r>
      <w:r w:rsidR="00AA0F80">
        <w:rPr>
          <w:rFonts w:eastAsiaTheme="minorEastAsia"/>
          <w:noProof/>
          <w:lang w:eastAsia="fr-FR"/>
        </w:rPr>
        <w:t xml:space="preserve"> </w:t>
      </w:r>
      <w:r w:rsidR="00AA0F80">
        <w:rPr>
          <w:noProof/>
          <w:lang w:eastAsia="fr-FR"/>
        </w:rPr>
        <w:t xml:space="preserve">En revanche, il ne prend pas en compte le volume des structures comparées. </w:t>
      </w:r>
      <w:r w:rsidR="00373972">
        <w:rPr>
          <w:noProof/>
          <w:lang w:eastAsia="fr-FR"/>
        </w:rPr>
        <w:t xml:space="preserve">Il </w:t>
      </w:r>
      <w:r w:rsidR="00E3575C">
        <w:rPr>
          <w:noProof/>
          <w:lang w:eastAsia="fr-FR"/>
        </w:rPr>
        <w:t>aurait pu</w:t>
      </w:r>
      <w:r w:rsidR="00373972">
        <w:rPr>
          <w:noProof/>
          <w:lang w:eastAsia="fr-FR"/>
        </w:rPr>
        <w:t xml:space="preserve"> être intéressant de compléter l’analyse avec l’indicateur de rapport de volume (</w:t>
      </w:r>
      <m:oMath>
        <m:r>
          <w:rPr>
            <w:rFonts w:ascii="Cambria Math" w:hAnsi="Cambria Math"/>
            <w:noProof/>
            <w:lang w:eastAsia="fr-FR"/>
          </w:rPr>
          <m:t>V=</m:t>
        </m:r>
        <m:f>
          <m:fPr>
            <m:ctrlPr>
              <w:rPr>
                <w:rFonts w:ascii="Cambria Math" w:hAnsi="Cambria Math"/>
                <w:i/>
                <w:noProof/>
                <w:lang w:eastAsia="fr-FR"/>
              </w:rPr>
            </m:ctrlPr>
          </m:fPr>
          <m:num>
            <m:sSub>
              <m:sSubPr>
                <m:ctrlPr>
                  <w:rPr>
                    <w:rFonts w:ascii="Cambria Math" w:hAnsi="Cambria Math"/>
                    <w:i/>
                    <w:noProof/>
                    <w:lang w:eastAsia="fr-FR"/>
                  </w:rPr>
                </m:ctrlPr>
              </m:sSubPr>
              <m:e>
                <m:r>
                  <w:rPr>
                    <w:rFonts w:ascii="Cambria Math" w:hAnsi="Cambria Math"/>
                    <w:noProof/>
                    <w:lang w:eastAsia="fr-FR"/>
                  </w:rPr>
                  <m:t>V</m:t>
                </m:r>
              </m:e>
              <m:sub>
                <m:r>
                  <w:rPr>
                    <w:rFonts w:ascii="Cambria Math" w:hAnsi="Cambria Math"/>
                    <w:noProof/>
                    <w:lang w:eastAsia="fr-FR"/>
                  </w:rPr>
                  <m:t>évaluation</m:t>
                </m:r>
              </m:sub>
            </m:sSub>
          </m:num>
          <m:den>
            <m:sSub>
              <m:sSubPr>
                <m:ctrlPr>
                  <w:rPr>
                    <w:rFonts w:ascii="Cambria Math" w:hAnsi="Cambria Math"/>
                    <w:i/>
                    <w:noProof/>
                    <w:lang w:eastAsia="fr-FR"/>
                  </w:rPr>
                </m:ctrlPr>
              </m:sSubPr>
              <m:e>
                <m:r>
                  <w:rPr>
                    <w:rFonts w:ascii="Cambria Math" w:hAnsi="Cambria Math"/>
                    <w:noProof/>
                    <w:lang w:eastAsia="fr-FR"/>
                  </w:rPr>
                  <m:t>V</m:t>
                </m:r>
              </m:e>
              <m:sub>
                <m:r>
                  <w:rPr>
                    <w:rFonts w:ascii="Cambria Math" w:hAnsi="Cambria Math"/>
                    <w:noProof/>
                    <w:lang w:eastAsia="fr-FR"/>
                  </w:rPr>
                  <m:t>référence</m:t>
                </m:r>
              </m:sub>
            </m:sSub>
          </m:den>
        </m:f>
      </m:oMath>
      <w:r w:rsidR="00F61C5E">
        <w:rPr>
          <w:rFonts w:eastAsiaTheme="minorEastAsia"/>
          <w:noProof/>
          <w:lang w:eastAsia="fr-FR"/>
        </w:rPr>
        <w:t>). Un rapport de volume satisfaisant se situe entre 0,75 et 1,25.</w:t>
      </w:r>
      <w:r w:rsidR="007A4459">
        <w:rPr>
          <w:rFonts w:eastAsiaTheme="minorEastAsia"/>
          <w:noProof/>
          <w:lang w:eastAsia="fr-FR"/>
        </w:rPr>
        <w:t xml:space="preserve"> </w:t>
      </w:r>
      <w:r w:rsidR="00F61C5E">
        <w:rPr>
          <w:rFonts w:eastAsiaTheme="minorEastAsia"/>
          <w:noProof/>
          <w:lang w:eastAsia="fr-FR"/>
        </w:rPr>
        <w:t>Cependant,</w:t>
      </w:r>
      <w:r w:rsidR="00373972">
        <w:rPr>
          <w:rFonts w:eastAsiaTheme="minorEastAsia"/>
          <w:noProof/>
          <w:lang w:eastAsia="fr-FR"/>
        </w:rPr>
        <w:t xml:space="preserve"> </w:t>
      </w:r>
      <w:r w:rsidR="00173DDD">
        <w:rPr>
          <w:rFonts w:eastAsiaTheme="minorEastAsia"/>
          <w:noProof/>
          <w:lang w:eastAsia="fr-FR"/>
        </w:rPr>
        <w:t>le logiciel ne permet pas de récupérer le volume des ROI</w:t>
      </w:r>
      <w:r w:rsidR="007A4459">
        <w:rPr>
          <w:rFonts w:eastAsiaTheme="minorEastAsia"/>
          <w:noProof/>
          <w:lang w:eastAsia="fr-FR"/>
        </w:rPr>
        <w:t>s</w:t>
      </w:r>
      <w:r w:rsidR="00173DDD">
        <w:rPr>
          <w:rFonts w:eastAsiaTheme="minorEastAsia"/>
          <w:noProof/>
          <w:lang w:eastAsia="fr-FR"/>
        </w:rPr>
        <w:t xml:space="preserve"> après la déformation dans l’outil « ROI geometry statistics »</w:t>
      </w:r>
      <w:r w:rsidR="00D444ED">
        <w:rPr>
          <w:rFonts w:eastAsiaTheme="minorEastAsia"/>
          <w:noProof/>
          <w:lang w:eastAsia="fr-FR"/>
        </w:rPr>
        <w:t xml:space="preserve">. </w:t>
      </w:r>
    </w:p>
    <w:p w14:paraId="6FC0D109" w14:textId="77777777" w:rsidR="00AD68C5" w:rsidRPr="00F72BB2" w:rsidRDefault="00AD68C5" w:rsidP="00AD68C5">
      <w:pPr>
        <w:rPr>
          <w:rFonts w:eastAsiaTheme="minorEastAsia"/>
          <w:noProof/>
          <w:lang w:eastAsia="fr-FR"/>
        </w:rPr>
      </w:pPr>
      <w:r>
        <w:rPr>
          <w:rFonts w:eastAsiaTheme="minorEastAsia"/>
          <w:noProof/>
          <w:lang w:eastAsia="fr-FR"/>
        </w:rPr>
        <w:t>Les DICE relevés pour la fusion nulle sont les suivants.</w:t>
      </w:r>
    </w:p>
    <w:tbl>
      <w:tblPr>
        <w:tblStyle w:val="Tableausimple11"/>
        <w:tblW w:w="8967" w:type="dxa"/>
        <w:tblLook w:val="04A0" w:firstRow="1" w:lastRow="0" w:firstColumn="1" w:lastColumn="0" w:noHBand="0" w:noVBand="1"/>
      </w:tblPr>
      <w:tblGrid>
        <w:gridCol w:w="1980"/>
        <w:gridCol w:w="1701"/>
        <w:gridCol w:w="5286"/>
      </w:tblGrid>
      <w:tr w:rsidR="00E3575C" w14:paraId="0C9D671E" w14:textId="77777777" w:rsidTr="00E3575C">
        <w:trPr>
          <w:cnfStyle w:val="100000000000" w:firstRow="1" w:lastRow="0" w:firstColumn="0" w:lastColumn="0" w:oddVBand="0" w:evenVBand="0" w:oddHBand="0"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53202A13" w14:textId="77777777" w:rsidR="00E3575C" w:rsidRDefault="00E3575C" w:rsidP="00C17747">
            <w:pPr>
              <w:jc w:val="center"/>
              <w:rPr>
                <w:noProof/>
                <w:lang w:eastAsia="fr-FR"/>
              </w:rPr>
            </w:pPr>
            <w:r>
              <w:rPr>
                <w:noProof/>
                <w:lang w:eastAsia="fr-FR"/>
              </w:rPr>
              <w:t>Organe</w:t>
            </w:r>
          </w:p>
        </w:tc>
        <w:tc>
          <w:tcPr>
            <w:tcW w:w="1701" w:type="dxa"/>
            <w:vAlign w:val="center"/>
          </w:tcPr>
          <w:p w14:paraId="13FAF2A5" w14:textId="77777777" w:rsidR="00E3575C" w:rsidRDefault="00E3575C" w:rsidP="00C17747">
            <w:pPr>
              <w:jc w:val="center"/>
              <w:cnfStyle w:val="100000000000" w:firstRow="1" w:lastRow="0" w:firstColumn="0" w:lastColumn="0" w:oddVBand="0" w:evenVBand="0" w:oddHBand="0" w:evenHBand="0" w:firstRowFirstColumn="0" w:firstRowLastColumn="0" w:lastRowFirstColumn="0" w:lastRowLastColumn="0"/>
              <w:rPr>
                <w:noProof/>
                <w:lang w:eastAsia="fr-FR"/>
              </w:rPr>
            </w:pPr>
            <w:r>
              <w:rPr>
                <w:noProof/>
                <w:lang w:eastAsia="fr-FR"/>
              </w:rPr>
              <w:t>DICE similarity</w:t>
            </w:r>
          </w:p>
        </w:tc>
        <w:tc>
          <w:tcPr>
            <w:tcW w:w="5286" w:type="dxa"/>
            <w:vAlign w:val="center"/>
          </w:tcPr>
          <w:p w14:paraId="1D3B7252" w14:textId="77777777" w:rsidR="00E3575C" w:rsidRDefault="001F42BC" w:rsidP="00C17747">
            <w:pPr>
              <w:jc w:val="center"/>
              <w:cnfStyle w:val="100000000000" w:firstRow="1" w:lastRow="0" w:firstColumn="0" w:lastColumn="0" w:oddVBand="0" w:evenVBand="0" w:oddHBand="0" w:evenHBand="0" w:firstRowFirstColumn="0" w:firstRowLastColumn="0" w:lastRowFirstColumn="0" w:lastRowLastColumn="0"/>
              <w:rPr>
                <w:noProof/>
                <w:lang w:eastAsia="fr-FR"/>
              </w:rPr>
            </w:pPr>
            <w:r>
              <w:rPr>
                <w:noProof/>
                <w:lang w:eastAsia="fr-FR"/>
              </w:rPr>
              <w:t>Commentaire sur l’organe</w:t>
            </w:r>
          </w:p>
        </w:tc>
      </w:tr>
      <w:tr w:rsidR="001F42BC" w14:paraId="1EA04AA1" w14:textId="77777777" w:rsidTr="00E3575C">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0D89ADA3" w14:textId="77777777" w:rsidR="001F42BC" w:rsidRDefault="001F42BC" w:rsidP="00C17747">
            <w:pPr>
              <w:jc w:val="center"/>
              <w:rPr>
                <w:noProof/>
                <w:lang w:eastAsia="fr-FR"/>
              </w:rPr>
            </w:pPr>
            <w:r>
              <w:rPr>
                <w:noProof/>
                <w:lang w:eastAsia="fr-FR"/>
              </w:rPr>
              <w:t>Rein Droit</w:t>
            </w:r>
          </w:p>
        </w:tc>
        <w:tc>
          <w:tcPr>
            <w:tcW w:w="1701" w:type="dxa"/>
            <w:shd w:val="clear" w:color="auto" w:fill="C5E0B3" w:themeFill="accent6" w:themeFillTint="66"/>
            <w:vAlign w:val="center"/>
          </w:tcPr>
          <w:p w14:paraId="75D7017B" w14:textId="77777777" w:rsidR="001F42BC" w:rsidRDefault="001F42BC" w:rsidP="00C17747">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0,70</w:t>
            </w:r>
          </w:p>
        </w:tc>
        <w:tc>
          <w:tcPr>
            <w:tcW w:w="5286" w:type="dxa"/>
            <w:vMerge w:val="restart"/>
            <w:vAlign w:val="center"/>
          </w:tcPr>
          <w:p w14:paraId="5460BF86" w14:textId="77777777" w:rsidR="001F42BC" w:rsidRDefault="001F42BC" w:rsidP="00C17747">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Les reins sont coupés sur un des CT</w:t>
            </w:r>
          </w:p>
        </w:tc>
      </w:tr>
      <w:tr w:rsidR="001F42BC" w14:paraId="2B55F955" w14:textId="77777777" w:rsidTr="00E3575C">
        <w:trPr>
          <w:trHeight w:val="245"/>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065BB8E4" w14:textId="77777777" w:rsidR="001F42BC" w:rsidRDefault="001F42BC" w:rsidP="00C17747">
            <w:pPr>
              <w:jc w:val="center"/>
              <w:rPr>
                <w:noProof/>
                <w:lang w:eastAsia="fr-FR"/>
              </w:rPr>
            </w:pPr>
            <w:r>
              <w:rPr>
                <w:noProof/>
                <w:lang w:eastAsia="fr-FR"/>
              </w:rPr>
              <w:t>Rein gauche</w:t>
            </w:r>
          </w:p>
        </w:tc>
        <w:tc>
          <w:tcPr>
            <w:tcW w:w="1701" w:type="dxa"/>
            <w:vAlign w:val="center"/>
          </w:tcPr>
          <w:p w14:paraId="07D0B15D" w14:textId="77777777" w:rsidR="001F42BC" w:rsidRDefault="001F42BC" w:rsidP="00C17747">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0,42</w:t>
            </w:r>
          </w:p>
        </w:tc>
        <w:tc>
          <w:tcPr>
            <w:tcW w:w="5286" w:type="dxa"/>
            <w:vMerge/>
            <w:vAlign w:val="center"/>
          </w:tcPr>
          <w:p w14:paraId="6C30E88A" w14:textId="77777777" w:rsidR="001F42BC" w:rsidRDefault="001F42BC" w:rsidP="00C17747">
            <w:pPr>
              <w:jc w:val="center"/>
              <w:cnfStyle w:val="000000000000" w:firstRow="0" w:lastRow="0" w:firstColumn="0" w:lastColumn="0" w:oddVBand="0" w:evenVBand="0" w:oddHBand="0" w:evenHBand="0" w:firstRowFirstColumn="0" w:firstRowLastColumn="0" w:lastRowFirstColumn="0" w:lastRowLastColumn="0"/>
              <w:rPr>
                <w:noProof/>
                <w:lang w:eastAsia="fr-FR"/>
              </w:rPr>
            </w:pPr>
          </w:p>
        </w:tc>
      </w:tr>
      <w:tr w:rsidR="00E3575C" w14:paraId="29CCFBDF" w14:textId="77777777" w:rsidTr="00E3575C">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1C4B0DD2" w14:textId="77777777" w:rsidR="00E3575C" w:rsidRDefault="00E3575C" w:rsidP="00C17747">
            <w:pPr>
              <w:jc w:val="center"/>
              <w:rPr>
                <w:noProof/>
                <w:lang w:eastAsia="fr-FR"/>
              </w:rPr>
            </w:pPr>
            <w:r>
              <w:rPr>
                <w:noProof/>
                <w:lang w:eastAsia="fr-FR"/>
              </w:rPr>
              <w:t>Canal spinal</w:t>
            </w:r>
          </w:p>
        </w:tc>
        <w:tc>
          <w:tcPr>
            <w:tcW w:w="1701" w:type="dxa"/>
            <w:vAlign w:val="center"/>
          </w:tcPr>
          <w:p w14:paraId="065DDFE6" w14:textId="77777777" w:rsidR="00E3575C" w:rsidRDefault="00E3575C" w:rsidP="00C17747">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0,58</w:t>
            </w:r>
          </w:p>
        </w:tc>
        <w:tc>
          <w:tcPr>
            <w:tcW w:w="5286" w:type="dxa"/>
            <w:vAlign w:val="center"/>
          </w:tcPr>
          <w:p w14:paraId="5A632D48" w14:textId="77777777" w:rsidR="00E3575C" w:rsidRDefault="00E3575C" w:rsidP="00C17747">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Peut dépendre de la courbure dorsale</w:t>
            </w:r>
          </w:p>
        </w:tc>
      </w:tr>
      <w:tr w:rsidR="00FD08BC" w14:paraId="5E6CD558" w14:textId="77777777" w:rsidTr="00E3575C">
        <w:trPr>
          <w:trHeight w:val="245"/>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37E77640" w14:textId="77777777" w:rsidR="00FD08BC" w:rsidRDefault="00FD08BC" w:rsidP="00C17747">
            <w:pPr>
              <w:jc w:val="center"/>
              <w:rPr>
                <w:noProof/>
                <w:lang w:eastAsia="fr-FR"/>
              </w:rPr>
            </w:pPr>
            <w:r>
              <w:rPr>
                <w:noProof/>
                <w:lang w:eastAsia="fr-FR"/>
              </w:rPr>
              <w:t>Tête fémorale Gauche</w:t>
            </w:r>
          </w:p>
        </w:tc>
        <w:tc>
          <w:tcPr>
            <w:tcW w:w="1701" w:type="dxa"/>
            <w:shd w:val="clear" w:color="auto" w:fill="C5E0B3" w:themeFill="accent6" w:themeFillTint="66"/>
            <w:vAlign w:val="center"/>
          </w:tcPr>
          <w:p w14:paraId="45B03FBB" w14:textId="77777777" w:rsidR="00FD08BC" w:rsidRDefault="00FD08BC" w:rsidP="00C17747">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0,91</w:t>
            </w:r>
          </w:p>
        </w:tc>
        <w:tc>
          <w:tcPr>
            <w:tcW w:w="5286" w:type="dxa"/>
            <w:vMerge w:val="restart"/>
            <w:vAlign w:val="center"/>
          </w:tcPr>
          <w:p w14:paraId="1589B18B" w14:textId="77777777" w:rsidR="00FD08BC" w:rsidRDefault="00FD08BC" w:rsidP="00FD08BC">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Peut dépendre du positionnement des jambes (calle)</w:t>
            </w:r>
          </w:p>
        </w:tc>
      </w:tr>
      <w:tr w:rsidR="00FD08BC" w14:paraId="15A291D5" w14:textId="77777777" w:rsidTr="00E3575C">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1041857C" w14:textId="77777777" w:rsidR="00FD08BC" w:rsidRDefault="00FD08BC" w:rsidP="00C17747">
            <w:pPr>
              <w:jc w:val="center"/>
              <w:rPr>
                <w:noProof/>
                <w:lang w:eastAsia="fr-FR"/>
              </w:rPr>
            </w:pPr>
            <w:r>
              <w:rPr>
                <w:noProof/>
                <w:lang w:eastAsia="fr-FR"/>
              </w:rPr>
              <w:t>Tête fémorale Droite</w:t>
            </w:r>
          </w:p>
        </w:tc>
        <w:tc>
          <w:tcPr>
            <w:tcW w:w="1701" w:type="dxa"/>
            <w:shd w:val="clear" w:color="auto" w:fill="C5E0B3" w:themeFill="accent6" w:themeFillTint="66"/>
            <w:vAlign w:val="center"/>
          </w:tcPr>
          <w:p w14:paraId="3CAAAAD5" w14:textId="77777777" w:rsidR="00FD08BC" w:rsidRDefault="00FD08BC" w:rsidP="00C17747">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0,76</w:t>
            </w:r>
          </w:p>
        </w:tc>
        <w:tc>
          <w:tcPr>
            <w:tcW w:w="5286" w:type="dxa"/>
            <w:vMerge/>
            <w:vAlign w:val="center"/>
          </w:tcPr>
          <w:p w14:paraId="7A687D79" w14:textId="77777777" w:rsidR="00FD08BC" w:rsidRDefault="00FD08BC" w:rsidP="00C17747">
            <w:pPr>
              <w:jc w:val="center"/>
              <w:cnfStyle w:val="000000100000" w:firstRow="0" w:lastRow="0" w:firstColumn="0" w:lastColumn="0" w:oddVBand="0" w:evenVBand="0" w:oddHBand="1" w:evenHBand="0" w:firstRowFirstColumn="0" w:firstRowLastColumn="0" w:lastRowFirstColumn="0" w:lastRowLastColumn="0"/>
              <w:rPr>
                <w:noProof/>
                <w:lang w:eastAsia="fr-FR"/>
              </w:rPr>
            </w:pPr>
          </w:p>
        </w:tc>
      </w:tr>
      <w:tr w:rsidR="00E3575C" w14:paraId="4F904A03" w14:textId="77777777" w:rsidTr="00E3575C">
        <w:trPr>
          <w:trHeight w:val="245"/>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18C14A0F" w14:textId="77777777" w:rsidR="00E3575C" w:rsidRDefault="004A09F4" w:rsidP="004A09F4">
            <w:pPr>
              <w:jc w:val="center"/>
              <w:rPr>
                <w:noProof/>
                <w:lang w:eastAsia="fr-FR"/>
              </w:rPr>
            </w:pPr>
            <w:r>
              <w:rPr>
                <w:noProof/>
                <w:lang w:eastAsia="fr-FR"/>
              </w:rPr>
              <w:t>Paroi vésicale</w:t>
            </w:r>
          </w:p>
        </w:tc>
        <w:tc>
          <w:tcPr>
            <w:tcW w:w="1701" w:type="dxa"/>
            <w:vAlign w:val="center"/>
          </w:tcPr>
          <w:p w14:paraId="4A42E555" w14:textId="77777777" w:rsidR="00E3575C" w:rsidRDefault="00282673" w:rsidP="00C17747">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0,25</w:t>
            </w:r>
          </w:p>
        </w:tc>
        <w:tc>
          <w:tcPr>
            <w:tcW w:w="5286" w:type="dxa"/>
            <w:vAlign w:val="center"/>
          </w:tcPr>
          <w:p w14:paraId="0364DD73" w14:textId="77777777" w:rsidR="00E3575C" w:rsidRDefault="00E3575C" w:rsidP="00C17747">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Dépend du niveau de réplétion de la vessie</w:t>
            </w:r>
          </w:p>
        </w:tc>
      </w:tr>
      <w:tr w:rsidR="00E3575C" w14:paraId="7F4184F4" w14:textId="77777777" w:rsidTr="00E3575C">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6D7428A2" w14:textId="77777777" w:rsidR="00E3575C" w:rsidRDefault="004A09F4" w:rsidP="00C17747">
            <w:pPr>
              <w:jc w:val="center"/>
              <w:rPr>
                <w:noProof/>
                <w:lang w:eastAsia="fr-FR"/>
              </w:rPr>
            </w:pPr>
            <w:r>
              <w:rPr>
                <w:noProof/>
                <w:lang w:eastAsia="fr-FR"/>
              </w:rPr>
              <w:t>Paroi rectale</w:t>
            </w:r>
          </w:p>
        </w:tc>
        <w:tc>
          <w:tcPr>
            <w:tcW w:w="1701" w:type="dxa"/>
            <w:vAlign w:val="center"/>
          </w:tcPr>
          <w:p w14:paraId="1C47BD00" w14:textId="77777777" w:rsidR="00E3575C" w:rsidRDefault="00282673" w:rsidP="00C17747">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0,14</w:t>
            </w:r>
          </w:p>
        </w:tc>
        <w:tc>
          <w:tcPr>
            <w:tcW w:w="5286" w:type="dxa"/>
            <w:vAlign w:val="center"/>
          </w:tcPr>
          <w:p w14:paraId="072A5D14" w14:textId="77777777" w:rsidR="00E3575C" w:rsidRDefault="00E3575C" w:rsidP="00C17747">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Dépend du niveau de réplétion rectal</w:t>
            </w:r>
          </w:p>
        </w:tc>
      </w:tr>
      <w:tr w:rsidR="00E3575C" w14:paraId="21E1AB18" w14:textId="77777777" w:rsidTr="00E3575C">
        <w:trPr>
          <w:trHeight w:val="245"/>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0F9689CB" w14:textId="77777777" w:rsidR="00E3575C" w:rsidRDefault="00E3575C" w:rsidP="00C17747">
            <w:pPr>
              <w:jc w:val="center"/>
              <w:rPr>
                <w:noProof/>
                <w:lang w:eastAsia="fr-FR"/>
              </w:rPr>
            </w:pPr>
            <w:r>
              <w:rPr>
                <w:noProof/>
                <w:lang w:eastAsia="fr-FR"/>
              </w:rPr>
              <w:t>Intestins</w:t>
            </w:r>
          </w:p>
        </w:tc>
        <w:tc>
          <w:tcPr>
            <w:tcW w:w="1701" w:type="dxa"/>
            <w:vAlign w:val="center"/>
          </w:tcPr>
          <w:p w14:paraId="1D30DBAF" w14:textId="77777777" w:rsidR="00E3575C" w:rsidRDefault="00E3575C" w:rsidP="00C17747">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0,61</w:t>
            </w:r>
          </w:p>
        </w:tc>
        <w:tc>
          <w:tcPr>
            <w:tcW w:w="5286" w:type="dxa"/>
            <w:vAlign w:val="center"/>
          </w:tcPr>
          <w:p w14:paraId="76687F1E" w14:textId="77777777" w:rsidR="00E3575C" w:rsidRDefault="00E3575C" w:rsidP="00C17747">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Organe mobile</w:t>
            </w:r>
          </w:p>
        </w:tc>
      </w:tr>
    </w:tbl>
    <w:p w14:paraId="696D81AC" w14:textId="77777777" w:rsidR="00A237F9" w:rsidRDefault="00A237F9" w:rsidP="00A237F9">
      <w:pPr>
        <w:rPr>
          <w:noProof/>
          <w:lang w:eastAsia="fr-FR"/>
        </w:rPr>
      </w:pPr>
    </w:p>
    <w:p w14:paraId="2914880A" w14:textId="77777777" w:rsidR="007E5251" w:rsidRDefault="007E5251" w:rsidP="001F42BC">
      <w:pPr>
        <w:jc w:val="both"/>
        <w:rPr>
          <w:noProof/>
          <w:lang w:eastAsia="fr-FR"/>
        </w:rPr>
      </w:pPr>
      <w:r>
        <w:rPr>
          <w:noProof/>
          <w:lang w:eastAsia="fr-FR"/>
        </w:rPr>
        <w:t xml:space="preserve">Nous observons que les résultats montrent une bonne </w:t>
      </w:r>
      <w:r w:rsidR="00021DF3">
        <w:rPr>
          <w:noProof/>
          <w:lang w:eastAsia="fr-FR"/>
        </w:rPr>
        <w:t xml:space="preserve">cohérence </w:t>
      </w:r>
      <w:r w:rsidR="001F42BC">
        <w:rPr>
          <w:noProof/>
          <w:lang w:eastAsia="fr-FR"/>
        </w:rPr>
        <w:t>de</w:t>
      </w:r>
      <w:r w:rsidR="00FD08BC">
        <w:rPr>
          <w:noProof/>
          <w:lang w:eastAsia="fr-FR"/>
        </w:rPr>
        <w:t>s</w:t>
      </w:r>
      <w:r w:rsidR="001F42BC">
        <w:rPr>
          <w:noProof/>
          <w:lang w:eastAsia="fr-FR"/>
        </w:rPr>
        <w:t xml:space="preserve"> DICE pour les</w:t>
      </w:r>
      <w:r w:rsidR="00021DF3">
        <w:rPr>
          <w:noProof/>
          <w:lang w:eastAsia="fr-FR"/>
        </w:rPr>
        <w:t xml:space="preserve"> têtes fémorales</w:t>
      </w:r>
      <w:r w:rsidR="001F42BC">
        <w:rPr>
          <w:noProof/>
          <w:lang w:eastAsia="fr-FR"/>
        </w:rPr>
        <w:t xml:space="preserve"> et le rein droit</w:t>
      </w:r>
      <w:r w:rsidR="00021DF3">
        <w:rPr>
          <w:noProof/>
          <w:lang w:eastAsia="fr-FR"/>
        </w:rPr>
        <w:t xml:space="preserve">. </w:t>
      </w:r>
    </w:p>
    <w:p w14:paraId="13B3B855" w14:textId="1B1F05BE" w:rsidR="002F23E6" w:rsidRDefault="001D7718" w:rsidP="00A237F9">
      <w:pPr>
        <w:rPr>
          <w:noProof/>
          <w:lang w:eastAsia="fr-FR"/>
        </w:rPr>
      </w:pPr>
      <w:r w:rsidRPr="00B27D91">
        <w:rPr>
          <w:noProof/>
          <w:lang w:eastAsia="fr-FR"/>
        </w:rPr>
        <w:drawing>
          <wp:anchor distT="0" distB="0" distL="114300" distR="114300" simplePos="0" relativeHeight="251667968" behindDoc="1" locked="0" layoutInCell="1" allowOverlap="1" wp14:anchorId="4FA6FACA" wp14:editId="2C666995">
            <wp:simplePos x="0" y="0"/>
            <wp:positionH relativeFrom="column">
              <wp:posOffset>-635</wp:posOffset>
            </wp:positionH>
            <wp:positionV relativeFrom="paragraph">
              <wp:posOffset>23596</wp:posOffset>
            </wp:positionV>
            <wp:extent cx="1517015" cy="1762760"/>
            <wp:effectExtent l="0" t="0" r="6985" b="8890"/>
            <wp:wrapTight wrapText="bothSides">
              <wp:wrapPolygon edited="0">
                <wp:start x="0" y="0"/>
                <wp:lineTo x="0" y="21476"/>
                <wp:lineTo x="21428" y="21476"/>
                <wp:lineTo x="21428"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17015" cy="1762760"/>
                    </a:xfrm>
                    <a:prstGeom prst="rect">
                      <a:avLst/>
                    </a:prstGeom>
                  </pic:spPr>
                </pic:pic>
              </a:graphicData>
            </a:graphic>
          </wp:anchor>
        </w:drawing>
      </w:r>
      <w:r w:rsidR="00FD08BC" w:rsidRPr="00B27D91">
        <w:rPr>
          <w:noProof/>
          <w:lang w:eastAsia="fr-FR"/>
        </w:rPr>
        <w:drawing>
          <wp:anchor distT="0" distB="0" distL="114300" distR="114300" simplePos="0" relativeHeight="251653632" behindDoc="1" locked="0" layoutInCell="1" allowOverlap="1" wp14:anchorId="053EDD7B" wp14:editId="6FED49F9">
            <wp:simplePos x="0" y="0"/>
            <wp:positionH relativeFrom="column">
              <wp:posOffset>1675903</wp:posOffset>
            </wp:positionH>
            <wp:positionV relativeFrom="paragraph">
              <wp:posOffset>6682</wp:posOffset>
            </wp:positionV>
            <wp:extent cx="1332865" cy="1776730"/>
            <wp:effectExtent l="0" t="0" r="635" b="0"/>
            <wp:wrapTight wrapText="bothSides">
              <wp:wrapPolygon edited="0">
                <wp:start x="0" y="0"/>
                <wp:lineTo x="0" y="21307"/>
                <wp:lineTo x="21302" y="21307"/>
                <wp:lineTo x="21302"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32865" cy="1776730"/>
                    </a:xfrm>
                    <a:prstGeom prst="rect">
                      <a:avLst/>
                    </a:prstGeom>
                  </pic:spPr>
                </pic:pic>
              </a:graphicData>
            </a:graphic>
          </wp:anchor>
        </w:drawing>
      </w:r>
      <w:r w:rsidR="00FD08BC" w:rsidRPr="00B27D91">
        <w:rPr>
          <w:noProof/>
          <w:lang w:eastAsia="fr-FR"/>
        </w:rPr>
        <w:drawing>
          <wp:anchor distT="0" distB="0" distL="114300" distR="114300" simplePos="0" relativeHeight="251649536" behindDoc="1" locked="0" layoutInCell="1" allowOverlap="1" wp14:anchorId="7FF2AA0E" wp14:editId="7D3BD548">
            <wp:simplePos x="0" y="0"/>
            <wp:positionH relativeFrom="margin">
              <wp:align>right</wp:align>
            </wp:positionH>
            <wp:positionV relativeFrom="paragraph">
              <wp:posOffset>371613</wp:posOffset>
            </wp:positionV>
            <wp:extent cx="368935" cy="1009650"/>
            <wp:effectExtent l="0" t="0" r="0" b="0"/>
            <wp:wrapTight wrapText="bothSides">
              <wp:wrapPolygon edited="0">
                <wp:start x="0" y="0"/>
                <wp:lineTo x="0" y="21192"/>
                <wp:lineTo x="20076" y="21192"/>
                <wp:lineTo x="20076"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68935" cy="1009650"/>
                    </a:xfrm>
                    <a:prstGeom prst="rect">
                      <a:avLst/>
                    </a:prstGeom>
                  </pic:spPr>
                </pic:pic>
              </a:graphicData>
            </a:graphic>
            <wp14:sizeRelH relativeFrom="margin">
              <wp14:pctWidth>0</wp14:pctWidth>
            </wp14:sizeRelH>
            <wp14:sizeRelV relativeFrom="margin">
              <wp14:pctHeight>0</wp14:pctHeight>
            </wp14:sizeRelV>
          </wp:anchor>
        </w:drawing>
      </w:r>
      <w:r w:rsidR="00FD08BC" w:rsidRPr="00B27D91">
        <w:rPr>
          <w:noProof/>
          <w:lang w:eastAsia="fr-FR"/>
        </w:rPr>
        <w:drawing>
          <wp:anchor distT="0" distB="0" distL="114300" distR="114300" simplePos="0" relativeHeight="251648512" behindDoc="1" locked="0" layoutInCell="1" allowOverlap="1" wp14:anchorId="1D093D99" wp14:editId="7B7226DC">
            <wp:simplePos x="0" y="0"/>
            <wp:positionH relativeFrom="column">
              <wp:posOffset>3100070</wp:posOffset>
            </wp:positionH>
            <wp:positionV relativeFrom="paragraph">
              <wp:posOffset>300990</wp:posOffset>
            </wp:positionV>
            <wp:extent cx="2045335" cy="1152525"/>
            <wp:effectExtent l="0" t="0" r="0" b="9525"/>
            <wp:wrapTight wrapText="bothSides">
              <wp:wrapPolygon edited="0">
                <wp:start x="0" y="0"/>
                <wp:lineTo x="0" y="21421"/>
                <wp:lineTo x="21325" y="21421"/>
                <wp:lineTo x="21325"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45335" cy="1152525"/>
                    </a:xfrm>
                    <a:prstGeom prst="rect">
                      <a:avLst/>
                    </a:prstGeom>
                  </pic:spPr>
                </pic:pic>
              </a:graphicData>
            </a:graphic>
            <wp14:sizeRelH relativeFrom="margin">
              <wp14:pctWidth>0</wp14:pctWidth>
            </wp14:sizeRelH>
            <wp14:sizeRelV relativeFrom="margin">
              <wp14:pctHeight>0</wp14:pctHeight>
            </wp14:sizeRelV>
          </wp:anchor>
        </w:drawing>
      </w:r>
      <w:r w:rsidR="002F23E6" w:rsidRPr="002F23E6">
        <w:rPr>
          <w:noProof/>
          <w:lang w:eastAsia="fr-FR"/>
        </w:rPr>
        <w:t xml:space="preserve">  </w:t>
      </w:r>
      <w:r w:rsidR="00B27D91" w:rsidRPr="00B27D91">
        <w:rPr>
          <w:noProof/>
          <w:lang w:eastAsia="fr-FR"/>
        </w:rPr>
        <w:t xml:space="preserve"> </w:t>
      </w:r>
    </w:p>
    <w:p w14:paraId="076032DC" w14:textId="77777777" w:rsidR="001D7718" w:rsidRDefault="001D7718" w:rsidP="002F23E6">
      <w:pPr>
        <w:jc w:val="center"/>
        <w:rPr>
          <w:i/>
          <w:noProof/>
          <w:lang w:eastAsia="fr-FR"/>
        </w:rPr>
      </w:pPr>
    </w:p>
    <w:p w14:paraId="5EC8C443" w14:textId="77777777" w:rsidR="001D7718" w:rsidRDefault="001D7718" w:rsidP="002F23E6">
      <w:pPr>
        <w:jc w:val="center"/>
        <w:rPr>
          <w:i/>
          <w:noProof/>
          <w:lang w:eastAsia="fr-FR"/>
        </w:rPr>
      </w:pPr>
    </w:p>
    <w:p w14:paraId="70B36067" w14:textId="108BD075" w:rsidR="002F23E6" w:rsidRDefault="002F23E6" w:rsidP="002F23E6">
      <w:pPr>
        <w:jc w:val="center"/>
        <w:rPr>
          <w:i/>
          <w:noProof/>
          <w:lang w:eastAsia="fr-FR"/>
        </w:rPr>
      </w:pPr>
      <w:r>
        <w:rPr>
          <w:i/>
          <w:noProof/>
          <w:lang w:eastAsia="fr-FR"/>
        </w:rPr>
        <w:t xml:space="preserve">Zone de recoupe au maximum de dose pour </w:t>
      </w:r>
      <w:r w:rsidR="007F325A">
        <w:rPr>
          <w:i/>
          <w:noProof/>
          <w:lang w:eastAsia="fr-FR"/>
        </w:rPr>
        <w:t>la coupe</w:t>
      </w:r>
      <w:r>
        <w:rPr>
          <w:i/>
          <w:noProof/>
          <w:lang w:eastAsia="fr-FR"/>
        </w:rPr>
        <w:t xml:space="preserve"> coronale (à gauche), sagittale (au milieu) et transversale (à droite) et l’</w:t>
      </w:r>
      <w:r w:rsidR="007F325A">
        <w:rPr>
          <w:i/>
          <w:noProof/>
          <w:lang w:eastAsia="fr-FR"/>
        </w:rPr>
        <w:t>échelle des isodoses (en haut à droite)</w:t>
      </w:r>
    </w:p>
    <w:p w14:paraId="2C865338" w14:textId="2F51DECF" w:rsidR="00D0373D" w:rsidRPr="00D0373D" w:rsidRDefault="00D0373D" w:rsidP="001F42BC">
      <w:pPr>
        <w:jc w:val="both"/>
        <w:rPr>
          <w:noProof/>
          <w:lang w:eastAsia="fr-FR"/>
        </w:rPr>
      </w:pPr>
      <w:r>
        <w:rPr>
          <w:noProof/>
          <w:lang w:eastAsia="fr-FR"/>
        </w:rPr>
        <w:t xml:space="preserve">Nous observons que pour cette fusion  </w:t>
      </w:r>
      <w:r w:rsidR="001F42BC">
        <w:rPr>
          <w:noProof/>
          <w:lang w:eastAsia="fr-FR"/>
        </w:rPr>
        <w:t>rigide, le maximum de dose est de</w:t>
      </w:r>
      <w:r>
        <w:rPr>
          <w:noProof/>
          <w:lang w:eastAsia="fr-FR"/>
        </w:rPr>
        <w:t xml:space="preserve"> 31,84 Gy</w:t>
      </w:r>
      <w:r w:rsidR="00BD2DC7">
        <w:rPr>
          <w:noProof/>
          <w:lang w:eastAsia="fr-FR"/>
        </w:rPr>
        <w:t xml:space="preserve"> </w:t>
      </w:r>
      <w:r w:rsidR="001F42BC">
        <w:rPr>
          <w:noProof/>
          <w:lang w:eastAsia="fr-FR"/>
        </w:rPr>
        <w:t xml:space="preserve">et se situe </w:t>
      </w:r>
      <w:r w:rsidR="00BD2DC7">
        <w:rPr>
          <w:noProof/>
          <w:lang w:eastAsia="fr-FR"/>
        </w:rPr>
        <w:t>en arrière de la crête illiaque</w:t>
      </w:r>
      <w:r w:rsidR="00766496">
        <w:rPr>
          <w:noProof/>
          <w:lang w:eastAsia="fr-FR"/>
        </w:rPr>
        <w:t xml:space="preserve"> gauche</w:t>
      </w:r>
      <w:r w:rsidR="00BD2DC7">
        <w:rPr>
          <w:noProof/>
          <w:lang w:eastAsia="fr-FR"/>
        </w:rPr>
        <w:t>.</w:t>
      </w:r>
    </w:p>
    <w:p w14:paraId="3833524D" w14:textId="4B2C8CC7" w:rsidR="00515D6A" w:rsidRDefault="00A237F9" w:rsidP="00A237F9">
      <w:pPr>
        <w:rPr>
          <w:b/>
          <w:noProof/>
          <w:u w:val="single"/>
          <w:lang w:eastAsia="fr-FR"/>
        </w:rPr>
      </w:pPr>
      <w:r w:rsidRPr="001226AC">
        <w:rPr>
          <w:b/>
          <w:noProof/>
          <w:u w:val="single"/>
          <w:lang w:eastAsia="fr-FR"/>
        </w:rPr>
        <w:t>Fusion déformable </w:t>
      </w:r>
      <w:ins w:id="12" w:author="Gontier Charlotte [2]" w:date="2023-06-14T15:44:00Z">
        <w:r w:rsidR="00BB0A1B">
          <w:rPr>
            <w:b/>
            <w:noProof/>
            <w:u w:val="single"/>
            <w:lang w:eastAsia="fr-FR"/>
          </w:rPr>
          <w:t xml:space="preserve">sans </w:t>
        </w:r>
      </w:ins>
      <w:ins w:id="13" w:author="Gontier Charlotte [2]" w:date="2023-06-14T15:45:00Z">
        <w:r w:rsidR="00BB0A1B">
          <w:rPr>
            <w:b/>
            <w:noProof/>
            <w:u w:val="single"/>
            <w:lang w:eastAsia="fr-FR"/>
          </w:rPr>
          <w:t>controlling ROI</w:t>
        </w:r>
      </w:ins>
      <w:r w:rsidRPr="001226AC">
        <w:rPr>
          <w:b/>
          <w:noProof/>
          <w:u w:val="single"/>
          <w:lang w:eastAsia="fr-FR"/>
        </w:rPr>
        <w:t>:</w:t>
      </w:r>
    </w:p>
    <w:p w14:paraId="4F0BD215" w14:textId="2716172C" w:rsidR="004831C7" w:rsidRDefault="00515D6A" w:rsidP="004831C7">
      <w:pPr>
        <w:jc w:val="both"/>
        <w:rPr>
          <w:noProof/>
          <w:lang w:eastAsia="fr-FR"/>
        </w:rPr>
      </w:pPr>
      <w:r>
        <w:rPr>
          <w:noProof/>
          <w:lang w:eastAsia="fr-FR"/>
        </w:rPr>
        <w:t xml:space="preserve">Pour réaliser une fusion déformable, il faut nécessairement avoir opérer </w:t>
      </w:r>
      <w:r w:rsidR="004831C7">
        <w:rPr>
          <w:noProof/>
          <w:lang w:eastAsia="fr-FR"/>
        </w:rPr>
        <w:t>la</w:t>
      </w:r>
      <w:r>
        <w:rPr>
          <w:noProof/>
          <w:lang w:eastAsia="fr-FR"/>
        </w:rPr>
        <w:t xml:space="preserve"> fusion rigide en amont.</w:t>
      </w:r>
      <w:r w:rsidR="000159B0">
        <w:rPr>
          <w:noProof/>
          <w:lang w:eastAsia="fr-FR"/>
        </w:rPr>
        <w:t xml:space="preserve"> J’ai choisi de conserver celle précédemment réalisée car elle me semblait satisfaisante</w:t>
      </w:r>
      <w:ins w:id="14" w:author="Gontier Charlotte [2]" w:date="2023-06-14T15:46:00Z">
        <w:r w:rsidR="00BB0A1B">
          <w:rPr>
            <w:noProof/>
            <w:lang w:eastAsia="fr-FR"/>
          </w:rPr>
          <w:t xml:space="preserve"> visuellement</w:t>
        </w:r>
      </w:ins>
      <w:r w:rsidR="000159B0">
        <w:rPr>
          <w:noProof/>
          <w:lang w:eastAsia="fr-FR"/>
        </w:rPr>
        <w:t>.</w:t>
      </w:r>
      <w:ins w:id="15" w:author="Gontier Charlotte [2]" w:date="2023-06-14T15:46:00Z">
        <w:r w:rsidR="00BB0A1B">
          <w:rPr>
            <w:noProof/>
            <w:lang w:eastAsia="fr-FR"/>
          </w:rPr>
          <w:t xml:space="preserve"> En effet, la courbure rachidienne est correcte dans la zone pelvienne</w:t>
        </w:r>
      </w:ins>
      <w:ins w:id="16" w:author="Gontier Charlotte [2]" w:date="2023-06-14T15:47:00Z">
        <w:r w:rsidR="00BB0A1B">
          <w:rPr>
            <w:noProof/>
            <w:lang w:eastAsia="fr-FR"/>
          </w:rPr>
          <w:t xml:space="preserve"> et le bassin semble bien superposé.</w:t>
        </w:r>
      </w:ins>
      <w:r w:rsidR="006C5830">
        <w:rPr>
          <w:noProof/>
          <w:lang w:eastAsia="fr-FR"/>
        </w:rPr>
        <w:t xml:space="preserve"> Dans le tableau suivant, nous pouvons prendre connaissance des DICE pour une déformation basée sur le coefficient de corrélation</w:t>
      </w:r>
      <w:r w:rsidR="00D50013">
        <w:rPr>
          <w:noProof/>
          <w:lang w:eastAsia="fr-FR"/>
        </w:rPr>
        <w:t xml:space="preserve"> (CC)</w:t>
      </w:r>
      <w:r w:rsidR="006C5830">
        <w:rPr>
          <w:noProof/>
          <w:lang w:eastAsia="fr-FR"/>
        </w:rPr>
        <w:t xml:space="preserve"> et pour une déformation basée sur l’information mutuelle</w:t>
      </w:r>
      <w:r w:rsidR="00D50013">
        <w:rPr>
          <w:noProof/>
          <w:lang w:eastAsia="fr-FR"/>
        </w:rPr>
        <w:t xml:space="preserve"> (IM)</w:t>
      </w:r>
      <w:r w:rsidR="004831C7">
        <w:rPr>
          <w:noProof/>
          <w:lang w:eastAsia="fr-FR"/>
        </w:rPr>
        <w:t>.</w:t>
      </w:r>
    </w:p>
    <w:p w14:paraId="1583B6A6" w14:textId="4782E488" w:rsidR="00FE3F9C" w:rsidRDefault="00FE3F9C" w:rsidP="004831C7">
      <w:pPr>
        <w:jc w:val="both"/>
        <w:rPr>
          <w:noProof/>
          <w:lang w:eastAsia="fr-FR"/>
        </w:rPr>
      </w:pPr>
    </w:p>
    <w:p w14:paraId="03860489" w14:textId="4768A80D" w:rsidR="000B0CC9" w:rsidRDefault="000B0CC9" w:rsidP="004831C7">
      <w:pPr>
        <w:jc w:val="both"/>
        <w:rPr>
          <w:noProof/>
          <w:lang w:eastAsia="fr-FR"/>
        </w:rPr>
      </w:pPr>
    </w:p>
    <w:p w14:paraId="1503E1FA" w14:textId="77777777" w:rsidR="000B0CC9" w:rsidRDefault="000B0CC9" w:rsidP="004831C7">
      <w:pPr>
        <w:jc w:val="both"/>
        <w:rPr>
          <w:noProof/>
          <w:lang w:eastAsia="fr-FR"/>
        </w:rPr>
      </w:pPr>
    </w:p>
    <w:tbl>
      <w:tblPr>
        <w:tblStyle w:val="Tableausimple11"/>
        <w:tblW w:w="9288" w:type="dxa"/>
        <w:tblLook w:val="04A0" w:firstRow="1" w:lastRow="0" w:firstColumn="1" w:lastColumn="0" w:noHBand="0" w:noVBand="1"/>
      </w:tblPr>
      <w:tblGrid>
        <w:gridCol w:w="1948"/>
        <w:gridCol w:w="2236"/>
        <w:gridCol w:w="2584"/>
        <w:gridCol w:w="2520"/>
      </w:tblGrid>
      <w:tr w:rsidR="00A77535" w14:paraId="09EE2A23" w14:textId="77777777" w:rsidTr="00A775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8" w:type="dxa"/>
            <w:vAlign w:val="center"/>
          </w:tcPr>
          <w:p w14:paraId="1387492C" w14:textId="77777777" w:rsidR="00A77535" w:rsidRDefault="00A77535" w:rsidP="00A77535">
            <w:pPr>
              <w:jc w:val="center"/>
              <w:rPr>
                <w:noProof/>
                <w:lang w:eastAsia="fr-FR"/>
              </w:rPr>
            </w:pPr>
            <w:r>
              <w:rPr>
                <w:noProof/>
                <w:lang w:eastAsia="fr-FR"/>
              </w:rPr>
              <w:lastRenderedPageBreak/>
              <w:t>Organe</w:t>
            </w:r>
          </w:p>
        </w:tc>
        <w:tc>
          <w:tcPr>
            <w:tcW w:w="2236" w:type="dxa"/>
            <w:vAlign w:val="center"/>
          </w:tcPr>
          <w:p w14:paraId="3FCA3E24" w14:textId="50F9A982" w:rsidR="00A77535" w:rsidRDefault="00A77535" w:rsidP="00A77535">
            <w:pPr>
              <w:jc w:val="center"/>
              <w:cnfStyle w:val="100000000000" w:firstRow="1" w:lastRow="0" w:firstColumn="0" w:lastColumn="0" w:oddVBand="0" w:evenVBand="0" w:oddHBand="0" w:evenHBand="0" w:firstRowFirstColumn="0" w:firstRowLastColumn="0" w:lastRowFirstColumn="0" w:lastRowLastColumn="0"/>
              <w:rPr>
                <w:noProof/>
                <w:lang w:eastAsia="fr-FR"/>
              </w:rPr>
            </w:pPr>
            <w:r>
              <w:rPr>
                <w:noProof/>
                <w:lang w:eastAsia="fr-FR"/>
              </w:rPr>
              <w:t>DICE fusion rigide</w:t>
            </w:r>
          </w:p>
        </w:tc>
        <w:tc>
          <w:tcPr>
            <w:tcW w:w="2584" w:type="dxa"/>
            <w:vAlign w:val="center"/>
          </w:tcPr>
          <w:p w14:paraId="480ED2C8" w14:textId="755CEB31" w:rsidR="00A77535" w:rsidRDefault="00A77535" w:rsidP="00A77535">
            <w:pPr>
              <w:jc w:val="center"/>
              <w:cnfStyle w:val="100000000000" w:firstRow="1" w:lastRow="0" w:firstColumn="0" w:lastColumn="0" w:oddVBand="0" w:evenVBand="0" w:oddHBand="0" w:evenHBand="0" w:firstRowFirstColumn="0" w:firstRowLastColumn="0" w:lastRowFirstColumn="0" w:lastRowLastColumn="0"/>
              <w:rPr>
                <w:noProof/>
                <w:lang w:eastAsia="fr-FR"/>
              </w:rPr>
            </w:pPr>
            <w:r>
              <w:rPr>
                <w:noProof/>
                <w:lang w:eastAsia="fr-FR"/>
              </w:rPr>
              <w:t>DICE coefficient de corrélation</w:t>
            </w:r>
          </w:p>
        </w:tc>
        <w:tc>
          <w:tcPr>
            <w:tcW w:w="2520" w:type="dxa"/>
            <w:vAlign w:val="center"/>
          </w:tcPr>
          <w:p w14:paraId="7BB92C87" w14:textId="77777777" w:rsidR="00A77535" w:rsidRDefault="00A77535" w:rsidP="00A77535">
            <w:pPr>
              <w:jc w:val="center"/>
              <w:cnfStyle w:val="100000000000" w:firstRow="1" w:lastRow="0" w:firstColumn="0" w:lastColumn="0" w:oddVBand="0" w:evenVBand="0" w:oddHBand="0" w:evenHBand="0" w:firstRowFirstColumn="0" w:firstRowLastColumn="0" w:lastRowFirstColumn="0" w:lastRowLastColumn="0"/>
              <w:rPr>
                <w:noProof/>
                <w:lang w:eastAsia="fr-FR"/>
              </w:rPr>
            </w:pPr>
            <w:r>
              <w:rPr>
                <w:noProof/>
                <w:lang w:eastAsia="fr-FR"/>
              </w:rPr>
              <w:t>DICE information mutuelle</w:t>
            </w:r>
          </w:p>
        </w:tc>
      </w:tr>
      <w:tr w:rsidR="00A77535" w14:paraId="7B76888E" w14:textId="77777777" w:rsidTr="00A775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8" w:type="dxa"/>
            <w:vAlign w:val="center"/>
          </w:tcPr>
          <w:p w14:paraId="10D33432" w14:textId="77777777" w:rsidR="00A77535" w:rsidRDefault="00A77535" w:rsidP="00A77535">
            <w:pPr>
              <w:jc w:val="center"/>
              <w:rPr>
                <w:noProof/>
                <w:lang w:eastAsia="fr-FR"/>
              </w:rPr>
            </w:pPr>
            <w:r>
              <w:rPr>
                <w:noProof/>
                <w:lang w:eastAsia="fr-FR"/>
              </w:rPr>
              <w:t>Rein Droit</w:t>
            </w:r>
          </w:p>
        </w:tc>
        <w:tc>
          <w:tcPr>
            <w:tcW w:w="2236" w:type="dxa"/>
            <w:shd w:val="clear" w:color="auto" w:fill="C5E0B3" w:themeFill="accent6" w:themeFillTint="66"/>
            <w:vAlign w:val="center"/>
          </w:tcPr>
          <w:p w14:paraId="4C814975" w14:textId="332BC4B9" w:rsidR="00A77535" w:rsidRDefault="00A77535" w:rsidP="00A77535">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0,70</w:t>
            </w:r>
          </w:p>
        </w:tc>
        <w:tc>
          <w:tcPr>
            <w:tcW w:w="2584" w:type="dxa"/>
            <w:shd w:val="clear" w:color="auto" w:fill="C5E0B3" w:themeFill="accent6" w:themeFillTint="66"/>
            <w:vAlign w:val="center"/>
          </w:tcPr>
          <w:p w14:paraId="11860D7A" w14:textId="0839F277" w:rsidR="00A77535" w:rsidRDefault="00A77535" w:rsidP="00A77535">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0,71</w:t>
            </w:r>
          </w:p>
        </w:tc>
        <w:tc>
          <w:tcPr>
            <w:tcW w:w="2520" w:type="dxa"/>
            <w:shd w:val="clear" w:color="auto" w:fill="C5E0B3" w:themeFill="accent6" w:themeFillTint="66"/>
            <w:vAlign w:val="center"/>
          </w:tcPr>
          <w:p w14:paraId="5EBFB458" w14:textId="778AB5E7" w:rsidR="00A77535" w:rsidRDefault="00A77535" w:rsidP="00A77535">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0,89</w:t>
            </w:r>
          </w:p>
        </w:tc>
      </w:tr>
      <w:tr w:rsidR="00A77535" w14:paraId="4824FE77" w14:textId="77777777" w:rsidTr="00A77535">
        <w:tc>
          <w:tcPr>
            <w:cnfStyle w:val="001000000000" w:firstRow="0" w:lastRow="0" w:firstColumn="1" w:lastColumn="0" w:oddVBand="0" w:evenVBand="0" w:oddHBand="0" w:evenHBand="0" w:firstRowFirstColumn="0" w:firstRowLastColumn="0" w:lastRowFirstColumn="0" w:lastRowLastColumn="0"/>
            <w:tcW w:w="1948" w:type="dxa"/>
            <w:vAlign w:val="center"/>
          </w:tcPr>
          <w:p w14:paraId="0D61A1B5" w14:textId="77777777" w:rsidR="00A77535" w:rsidRDefault="00A77535" w:rsidP="00A77535">
            <w:pPr>
              <w:jc w:val="center"/>
              <w:rPr>
                <w:noProof/>
                <w:lang w:eastAsia="fr-FR"/>
              </w:rPr>
            </w:pPr>
            <w:r>
              <w:rPr>
                <w:noProof/>
                <w:lang w:eastAsia="fr-FR"/>
              </w:rPr>
              <w:t>Rein gauche</w:t>
            </w:r>
          </w:p>
        </w:tc>
        <w:tc>
          <w:tcPr>
            <w:tcW w:w="2236" w:type="dxa"/>
            <w:vAlign w:val="center"/>
          </w:tcPr>
          <w:p w14:paraId="74D198B9" w14:textId="3126B1C5" w:rsidR="00A77535" w:rsidRDefault="00A77535" w:rsidP="00A77535">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0,42</w:t>
            </w:r>
          </w:p>
        </w:tc>
        <w:tc>
          <w:tcPr>
            <w:tcW w:w="2584" w:type="dxa"/>
            <w:vAlign w:val="center"/>
          </w:tcPr>
          <w:p w14:paraId="75854271" w14:textId="491F7559" w:rsidR="00A77535" w:rsidRDefault="00A77535" w:rsidP="00A77535">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0,49</w:t>
            </w:r>
          </w:p>
        </w:tc>
        <w:tc>
          <w:tcPr>
            <w:tcW w:w="2520" w:type="dxa"/>
            <w:vAlign w:val="center"/>
          </w:tcPr>
          <w:p w14:paraId="1452D0E8" w14:textId="154175CD" w:rsidR="00A77535" w:rsidRDefault="00A77535" w:rsidP="00A77535">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0,60</w:t>
            </w:r>
          </w:p>
        </w:tc>
      </w:tr>
      <w:tr w:rsidR="00A77535" w14:paraId="40066053" w14:textId="77777777" w:rsidTr="007B70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8" w:type="dxa"/>
            <w:vAlign w:val="center"/>
          </w:tcPr>
          <w:p w14:paraId="4E42FF2F" w14:textId="77777777" w:rsidR="00A77535" w:rsidRDefault="00A77535" w:rsidP="00A77535">
            <w:pPr>
              <w:jc w:val="center"/>
              <w:rPr>
                <w:noProof/>
                <w:lang w:eastAsia="fr-FR"/>
              </w:rPr>
            </w:pPr>
            <w:r>
              <w:rPr>
                <w:noProof/>
                <w:lang w:eastAsia="fr-FR"/>
              </w:rPr>
              <w:t>Canal spinal</w:t>
            </w:r>
          </w:p>
        </w:tc>
        <w:tc>
          <w:tcPr>
            <w:tcW w:w="2236" w:type="dxa"/>
            <w:vAlign w:val="center"/>
          </w:tcPr>
          <w:p w14:paraId="5EF5BF9E" w14:textId="347E8DC3" w:rsidR="00A77535" w:rsidRDefault="00A77535" w:rsidP="00A77535">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0,58</w:t>
            </w:r>
          </w:p>
        </w:tc>
        <w:tc>
          <w:tcPr>
            <w:tcW w:w="2584" w:type="dxa"/>
            <w:shd w:val="clear" w:color="auto" w:fill="C5E0B3" w:themeFill="accent6" w:themeFillTint="66"/>
            <w:vAlign w:val="center"/>
          </w:tcPr>
          <w:p w14:paraId="7B4493C0" w14:textId="44719AAA" w:rsidR="00A77535" w:rsidRDefault="00A77535" w:rsidP="00A77535">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0,70</w:t>
            </w:r>
          </w:p>
        </w:tc>
        <w:tc>
          <w:tcPr>
            <w:tcW w:w="2520" w:type="dxa"/>
            <w:vAlign w:val="center"/>
          </w:tcPr>
          <w:p w14:paraId="10E51940" w14:textId="10B9033F" w:rsidR="00A77535" w:rsidRDefault="00A77535" w:rsidP="00A77535">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0,68</w:t>
            </w:r>
          </w:p>
        </w:tc>
      </w:tr>
      <w:tr w:rsidR="00A77535" w14:paraId="6F530680" w14:textId="77777777" w:rsidTr="00A77535">
        <w:tc>
          <w:tcPr>
            <w:cnfStyle w:val="001000000000" w:firstRow="0" w:lastRow="0" w:firstColumn="1" w:lastColumn="0" w:oddVBand="0" w:evenVBand="0" w:oddHBand="0" w:evenHBand="0" w:firstRowFirstColumn="0" w:firstRowLastColumn="0" w:lastRowFirstColumn="0" w:lastRowLastColumn="0"/>
            <w:tcW w:w="1948" w:type="dxa"/>
            <w:vAlign w:val="center"/>
          </w:tcPr>
          <w:p w14:paraId="4FAA3335" w14:textId="77777777" w:rsidR="00A77535" w:rsidRDefault="00A77535" w:rsidP="00A77535">
            <w:pPr>
              <w:jc w:val="center"/>
              <w:rPr>
                <w:noProof/>
                <w:lang w:eastAsia="fr-FR"/>
              </w:rPr>
            </w:pPr>
            <w:r>
              <w:rPr>
                <w:noProof/>
                <w:lang w:eastAsia="fr-FR"/>
              </w:rPr>
              <w:t>Tête fémorale Gauche</w:t>
            </w:r>
          </w:p>
        </w:tc>
        <w:tc>
          <w:tcPr>
            <w:tcW w:w="2236" w:type="dxa"/>
            <w:shd w:val="clear" w:color="auto" w:fill="C5E0B3" w:themeFill="accent6" w:themeFillTint="66"/>
            <w:vAlign w:val="center"/>
          </w:tcPr>
          <w:p w14:paraId="65406AF4" w14:textId="76113858" w:rsidR="00A77535" w:rsidRDefault="00A77535" w:rsidP="00A77535">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0,91</w:t>
            </w:r>
          </w:p>
        </w:tc>
        <w:tc>
          <w:tcPr>
            <w:tcW w:w="2584" w:type="dxa"/>
            <w:shd w:val="clear" w:color="auto" w:fill="C5E0B3" w:themeFill="accent6" w:themeFillTint="66"/>
            <w:vAlign w:val="center"/>
          </w:tcPr>
          <w:p w14:paraId="4F7B570A" w14:textId="2C1A5B2D" w:rsidR="00A77535" w:rsidRDefault="00A77535" w:rsidP="00A77535">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0,94</w:t>
            </w:r>
          </w:p>
        </w:tc>
        <w:tc>
          <w:tcPr>
            <w:tcW w:w="2520" w:type="dxa"/>
            <w:shd w:val="clear" w:color="auto" w:fill="C5E0B3" w:themeFill="accent6" w:themeFillTint="66"/>
            <w:vAlign w:val="center"/>
          </w:tcPr>
          <w:p w14:paraId="49C6EBDB" w14:textId="26E073A8" w:rsidR="00A77535" w:rsidRDefault="00A77535" w:rsidP="00A77535">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0,93</w:t>
            </w:r>
          </w:p>
        </w:tc>
      </w:tr>
      <w:tr w:rsidR="00A77535" w14:paraId="7FEFEA90" w14:textId="77777777" w:rsidTr="00A775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8" w:type="dxa"/>
            <w:vAlign w:val="center"/>
          </w:tcPr>
          <w:p w14:paraId="5F2D4373" w14:textId="77777777" w:rsidR="00A77535" w:rsidRDefault="00A77535" w:rsidP="00A77535">
            <w:pPr>
              <w:jc w:val="center"/>
              <w:rPr>
                <w:noProof/>
                <w:lang w:eastAsia="fr-FR"/>
              </w:rPr>
            </w:pPr>
            <w:r>
              <w:rPr>
                <w:noProof/>
                <w:lang w:eastAsia="fr-FR"/>
              </w:rPr>
              <w:t>Tête fémorale Droite</w:t>
            </w:r>
          </w:p>
        </w:tc>
        <w:tc>
          <w:tcPr>
            <w:tcW w:w="2236" w:type="dxa"/>
            <w:shd w:val="clear" w:color="auto" w:fill="C5E0B3" w:themeFill="accent6" w:themeFillTint="66"/>
            <w:vAlign w:val="center"/>
          </w:tcPr>
          <w:p w14:paraId="79BD2D26" w14:textId="0DAB8541" w:rsidR="00A77535" w:rsidRDefault="00A77535" w:rsidP="00A77535">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0,76</w:t>
            </w:r>
          </w:p>
        </w:tc>
        <w:tc>
          <w:tcPr>
            <w:tcW w:w="2584" w:type="dxa"/>
            <w:shd w:val="clear" w:color="auto" w:fill="C5E0B3" w:themeFill="accent6" w:themeFillTint="66"/>
            <w:vAlign w:val="center"/>
          </w:tcPr>
          <w:p w14:paraId="668182CB" w14:textId="51A330A3" w:rsidR="00A77535" w:rsidRDefault="00A77535" w:rsidP="00A77535">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0,79</w:t>
            </w:r>
          </w:p>
        </w:tc>
        <w:tc>
          <w:tcPr>
            <w:tcW w:w="2520" w:type="dxa"/>
            <w:shd w:val="clear" w:color="auto" w:fill="C5E0B3" w:themeFill="accent6" w:themeFillTint="66"/>
            <w:vAlign w:val="center"/>
          </w:tcPr>
          <w:p w14:paraId="118394CB" w14:textId="76EAA7BE" w:rsidR="00A77535" w:rsidRDefault="00A77535" w:rsidP="00A77535">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0,78</w:t>
            </w:r>
          </w:p>
        </w:tc>
      </w:tr>
      <w:tr w:rsidR="00A77535" w14:paraId="7CCB3164" w14:textId="77777777" w:rsidTr="00A77535">
        <w:tc>
          <w:tcPr>
            <w:cnfStyle w:val="001000000000" w:firstRow="0" w:lastRow="0" w:firstColumn="1" w:lastColumn="0" w:oddVBand="0" w:evenVBand="0" w:oddHBand="0" w:evenHBand="0" w:firstRowFirstColumn="0" w:firstRowLastColumn="0" w:lastRowFirstColumn="0" w:lastRowLastColumn="0"/>
            <w:tcW w:w="1948" w:type="dxa"/>
            <w:vAlign w:val="center"/>
          </w:tcPr>
          <w:p w14:paraId="320686B5" w14:textId="77777777" w:rsidR="00A77535" w:rsidRDefault="00A77535" w:rsidP="00A77535">
            <w:pPr>
              <w:jc w:val="center"/>
              <w:rPr>
                <w:noProof/>
                <w:lang w:eastAsia="fr-FR"/>
              </w:rPr>
            </w:pPr>
            <w:r>
              <w:rPr>
                <w:noProof/>
                <w:lang w:eastAsia="fr-FR"/>
              </w:rPr>
              <w:t>Paroi vésicale</w:t>
            </w:r>
          </w:p>
        </w:tc>
        <w:tc>
          <w:tcPr>
            <w:tcW w:w="2236" w:type="dxa"/>
            <w:vAlign w:val="center"/>
          </w:tcPr>
          <w:p w14:paraId="08C32BF6" w14:textId="0823B6B4" w:rsidR="00A77535" w:rsidRDefault="00A77535" w:rsidP="00A77535">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0,25</w:t>
            </w:r>
          </w:p>
        </w:tc>
        <w:tc>
          <w:tcPr>
            <w:tcW w:w="2584" w:type="dxa"/>
            <w:shd w:val="clear" w:color="auto" w:fill="auto"/>
            <w:vAlign w:val="center"/>
          </w:tcPr>
          <w:p w14:paraId="3F6A92EA" w14:textId="678E5966" w:rsidR="00A77535" w:rsidRDefault="00A77535" w:rsidP="00A77535">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0,31</w:t>
            </w:r>
          </w:p>
        </w:tc>
        <w:tc>
          <w:tcPr>
            <w:tcW w:w="2520" w:type="dxa"/>
            <w:shd w:val="clear" w:color="auto" w:fill="auto"/>
            <w:vAlign w:val="center"/>
          </w:tcPr>
          <w:p w14:paraId="7692E795" w14:textId="305B9602" w:rsidR="00A77535" w:rsidRDefault="00A77535" w:rsidP="00A77535">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0,38</w:t>
            </w:r>
          </w:p>
        </w:tc>
      </w:tr>
      <w:tr w:rsidR="00A77535" w14:paraId="7694758D" w14:textId="77777777" w:rsidTr="00A775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8" w:type="dxa"/>
            <w:vAlign w:val="center"/>
          </w:tcPr>
          <w:p w14:paraId="1A32C9AF" w14:textId="77777777" w:rsidR="00A77535" w:rsidRDefault="00A77535" w:rsidP="00A77535">
            <w:pPr>
              <w:jc w:val="center"/>
              <w:rPr>
                <w:noProof/>
                <w:lang w:eastAsia="fr-FR"/>
              </w:rPr>
            </w:pPr>
            <w:r>
              <w:rPr>
                <w:noProof/>
                <w:lang w:eastAsia="fr-FR"/>
              </w:rPr>
              <w:t>Paroi rectale</w:t>
            </w:r>
          </w:p>
        </w:tc>
        <w:tc>
          <w:tcPr>
            <w:tcW w:w="2236" w:type="dxa"/>
            <w:vAlign w:val="center"/>
          </w:tcPr>
          <w:p w14:paraId="65B255D1" w14:textId="5D24D1AF" w:rsidR="00A77535" w:rsidRDefault="00A77535" w:rsidP="00A77535">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0,14</w:t>
            </w:r>
          </w:p>
        </w:tc>
        <w:tc>
          <w:tcPr>
            <w:tcW w:w="2584" w:type="dxa"/>
            <w:vAlign w:val="center"/>
          </w:tcPr>
          <w:p w14:paraId="296FF7E5" w14:textId="6FC1144A" w:rsidR="00A77535" w:rsidRDefault="00A77535" w:rsidP="00A77535">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0,15</w:t>
            </w:r>
          </w:p>
        </w:tc>
        <w:tc>
          <w:tcPr>
            <w:tcW w:w="2520" w:type="dxa"/>
            <w:vAlign w:val="center"/>
          </w:tcPr>
          <w:p w14:paraId="4785E44F" w14:textId="2A23E001" w:rsidR="00A77535" w:rsidRDefault="00A77535" w:rsidP="00A77535">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0,21</w:t>
            </w:r>
          </w:p>
        </w:tc>
      </w:tr>
      <w:tr w:rsidR="00A77535" w14:paraId="260C9B59" w14:textId="77777777" w:rsidTr="00A77535">
        <w:tc>
          <w:tcPr>
            <w:cnfStyle w:val="001000000000" w:firstRow="0" w:lastRow="0" w:firstColumn="1" w:lastColumn="0" w:oddVBand="0" w:evenVBand="0" w:oddHBand="0" w:evenHBand="0" w:firstRowFirstColumn="0" w:firstRowLastColumn="0" w:lastRowFirstColumn="0" w:lastRowLastColumn="0"/>
            <w:tcW w:w="1948" w:type="dxa"/>
            <w:vAlign w:val="center"/>
          </w:tcPr>
          <w:p w14:paraId="386E8DAC" w14:textId="77777777" w:rsidR="00A77535" w:rsidRDefault="00A77535" w:rsidP="00A77535">
            <w:pPr>
              <w:jc w:val="center"/>
              <w:rPr>
                <w:noProof/>
                <w:lang w:eastAsia="fr-FR"/>
              </w:rPr>
            </w:pPr>
            <w:r>
              <w:rPr>
                <w:noProof/>
                <w:lang w:eastAsia="fr-FR"/>
              </w:rPr>
              <w:t>Intestins</w:t>
            </w:r>
          </w:p>
        </w:tc>
        <w:tc>
          <w:tcPr>
            <w:tcW w:w="2236" w:type="dxa"/>
            <w:vAlign w:val="center"/>
          </w:tcPr>
          <w:p w14:paraId="7AAD2FB3" w14:textId="688D0C8D" w:rsidR="00A77535" w:rsidRDefault="00A77535" w:rsidP="00A77535">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0,61</w:t>
            </w:r>
          </w:p>
        </w:tc>
        <w:tc>
          <w:tcPr>
            <w:tcW w:w="2584" w:type="dxa"/>
            <w:vAlign w:val="center"/>
          </w:tcPr>
          <w:p w14:paraId="043DC53F" w14:textId="3CD0AA27" w:rsidR="00A77535" w:rsidRDefault="00A77535" w:rsidP="00A77535">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0,56</w:t>
            </w:r>
          </w:p>
        </w:tc>
        <w:tc>
          <w:tcPr>
            <w:tcW w:w="2520" w:type="dxa"/>
            <w:vAlign w:val="center"/>
          </w:tcPr>
          <w:p w14:paraId="50C4B97C" w14:textId="46CFAE10" w:rsidR="00A77535" w:rsidRDefault="00A77535" w:rsidP="00A77535">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0,64</w:t>
            </w:r>
          </w:p>
        </w:tc>
      </w:tr>
    </w:tbl>
    <w:p w14:paraId="4CB05BE1" w14:textId="77777777" w:rsidR="0014629D" w:rsidRDefault="0014629D" w:rsidP="00A4171E"/>
    <w:p w14:paraId="24C1A992" w14:textId="52BFEA90" w:rsidR="00C17747" w:rsidRDefault="00A77535" w:rsidP="00DE743A">
      <w:pPr>
        <w:jc w:val="both"/>
      </w:pPr>
      <w:ins w:id="17" w:author="Gontier Charlotte [2]" w:date="2023-06-20T10:31:00Z">
        <w:r>
          <w:t>Nous observons que les déformation CC et IM permettent d’améliorer ou de conserver de bons résultats de déformation pour les organes à forts contraste comme les os et la moelle épinière</w:t>
        </w:r>
      </w:ins>
      <w:ins w:id="18" w:author="Gontier Charlotte [2]" w:date="2023-06-20T10:32:00Z">
        <w:r>
          <w:t xml:space="preserve">. Cependant, pour les tissus mous, les résultats, bien que parfois améliorés, ne sont pas satisfaisants. </w:t>
        </w:r>
      </w:ins>
    </w:p>
    <w:p w14:paraId="34930FEB" w14:textId="3CAF4545" w:rsidR="00C17747" w:rsidRDefault="00336650" w:rsidP="00A4171E">
      <w:pPr>
        <w:rPr>
          <w:b/>
          <w:u w:val="single"/>
        </w:rPr>
      </w:pPr>
      <w:r>
        <w:rPr>
          <w:b/>
          <w:u w:val="single"/>
        </w:rPr>
        <w:t xml:space="preserve">Fusions de type </w:t>
      </w:r>
      <w:proofErr w:type="spellStart"/>
      <w:ins w:id="19" w:author="Gontier Charlotte [2]" w:date="2023-06-14T15:45:00Z">
        <w:r w:rsidR="00BB0A1B">
          <w:rPr>
            <w:b/>
            <w:u w:val="single"/>
          </w:rPr>
          <w:t>controlling</w:t>
        </w:r>
        <w:proofErr w:type="spellEnd"/>
        <w:r w:rsidR="00BB0A1B">
          <w:rPr>
            <w:b/>
            <w:u w:val="single"/>
          </w:rPr>
          <w:t xml:space="preserve"> ROI</w:t>
        </w:r>
      </w:ins>
      <w:r>
        <w:rPr>
          <w:b/>
          <w:u w:val="single"/>
        </w:rPr>
        <w:t xml:space="preserve"> </w:t>
      </w:r>
      <w:r w:rsidR="00C17747">
        <w:rPr>
          <w:b/>
          <w:u w:val="single"/>
        </w:rPr>
        <w:t>:</w:t>
      </w:r>
    </w:p>
    <w:p w14:paraId="5D192671" w14:textId="78E1F670" w:rsidR="00DA5E17" w:rsidRDefault="00205AEE" w:rsidP="00DE0F01">
      <w:pPr>
        <w:jc w:val="both"/>
        <w:rPr>
          <w:ins w:id="20" w:author="Gontier Charlotte" w:date="2023-06-22T11:52:00Z"/>
        </w:rPr>
      </w:pPr>
      <w:ins w:id="21" w:author="Gontier Charlotte" w:date="2023-06-22T11:25:00Z">
        <w:r>
          <w:t xml:space="preserve">Les fusions avec </w:t>
        </w:r>
        <w:proofErr w:type="spellStart"/>
        <w:r>
          <w:t>controlling</w:t>
        </w:r>
        <w:proofErr w:type="spellEnd"/>
        <w:r>
          <w:t xml:space="preserve"> ROI</w:t>
        </w:r>
      </w:ins>
      <w:ins w:id="22" w:author="Gontier Charlotte" w:date="2023-06-22T11:30:00Z">
        <w:r>
          <w:t xml:space="preserve"> peuvent être très satisfaisantes pour des organes peu contrastés avec les tissus environnants</w:t>
        </w:r>
      </w:ins>
      <w:ins w:id="23" w:author="Gontier Charlotte" w:date="2023-06-22T11:31:00Z">
        <w:r>
          <w:t xml:space="preserve">. Cependant, pour utiliser les </w:t>
        </w:r>
        <w:proofErr w:type="spellStart"/>
        <w:r>
          <w:t>ROIs</w:t>
        </w:r>
        <w:proofErr w:type="spellEnd"/>
        <w:r>
          <w:t>, il est nécessaire de s’assurer que ceux-ci sont délinéés de la m</w:t>
        </w:r>
      </w:ins>
      <w:ins w:id="24" w:author="Gontier Charlotte" w:date="2023-06-22T11:32:00Z">
        <w:r>
          <w:t xml:space="preserve">ême manière. C’est-à-dire </w:t>
        </w:r>
      </w:ins>
      <w:ins w:id="25" w:author="Gontier Charlotte" w:date="2023-06-22T11:33:00Z">
        <w:r>
          <w:t xml:space="preserve">que ces organes doivent être </w:t>
        </w:r>
        <w:proofErr w:type="spellStart"/>
        <w:r>
          <w:t>contourés</w:t>
        </w:r>
        <w:proofErr w:type="spellEnd"/>
        <w:r>
          <w:t xml:space="preserve"> </w:t>
        </w:r>
      </w:ins>
      <w:ins w:id="26" w:author="Gontier Charlotte" w:date="2023-06-22T11:32:00Z">
        <w:r>
          <w:t>avec les mêmes limites cranio-caudales.</w:t>
        </w:r>
      </w:ins>
      <w:ins w:id="27" w:author="Gontier Charlotte" w:date="2023-06-22T11:33:00Z">
        <w:r>
          <w:t xml:space="preserve"> Dans notre exemple, le rectum ne satisfait pas à cette condition. De même, les intestins sont généralement </w:t>
        </w:r>
        <w:proofErr w:type="spellStart"/>
        <w:r>
          <w:t>contourés</w:t>
        </w:r>
        <w:proofErr w:type="spellEnd"/>
        <w:r>
          <w:t xml:space="preserve"> très différemment </w:t>
        </w:r>
      </w:ins>
      <w:ins w:id="28" w:author="Gontier Charlotte" w:date="2023-06-22T11:38:00Z">
        <w:r>
          <w:t>entre différents opérateurs et scanner.</w:t>
        </w:r>
      </w:ins>
      <w:ins w:id="29" w:author="Gontier Charlotte" w:date="2023-06-22T11:45:00Z">
        <w:r w:rsidR="002D5742">
          <w:t xml:space="preserve"> </w:t>
        </w:r>
      </w:ins>
      <w:ins w:id="30" w:author="Gontier Charlotte" w:date="2023-06-23T10:15:00Z">
        <w:r w:rsidR="002D5742">
          <w:t>I</w:t>
        </w:r>
      </w:ins>
      <w:ins w:id="31" w:author="Gontier Charlotte" w:date="2023-06-22T11:45:00Z">
        <w:r w:rsidR="00297D81">
          <w:t>l n’est pas nécessaire d</w:t>
        </w:r>
      </w:ins>
      <w:ins w:id="32" w:author="Gontier Charlotte" w:date="2023-06-22T11:46:00Z">
        <w:r w:rsidR="00297D81">
          <w:t xml:space="preserve">’utiliser les </w:t>
        </w:r>
        <w:proofErr w:type="spellStart"/>
        <w:r w:rsidR="00297D81">
          <w:t>controlling</w:t>
        </w:r>
        <w:proofErr w:type="spellEnd"/>
        <w:r w:rsidR="00297D81">
          <w:t xml:space="preserve"> ROI sur les tissus contrastés comme l’os si les niveaux de gris ne sont pas désactivés pour </w:t>
        </w:r>
      </w:ins>
      <w:ins w:id="33" w:author="Gontier Charlotte" w:date="2023-06-23T10:15:00Z">
        <w:r w:rsidR="002D5742">
          <w:t>la fusion</w:t>
        </w:r>
      </w:ins>
      <w:ins w:id="34" w:author="Gontier Charlotte" w:date="2023-06-22T11:46:00Z">
        <w:r w:rsidR="00297D81">
          <w:t>.</w:t>
        </w:r>
      </w:ins>
      <w:ins w:id="35" w:author="Gontier Charlotte" w:date="2023-06-22T11:52:00Z">
        <w:r w:rsidR="00DA5E17">
          <w:t xml:space="preserve"> </w:t>
        </w:r>
      </w:ins>
      <w:ins w:id="36" w:author="Gontier Charlotte" w:date="2023-06-22T11:51:00Z">
        <w:r w:rsidR="00DA5E17">
          <w:t>A titre de test, j’ai réalisé plusieurs fusion</w:t>
        </w:r>
      </w:ins>
      <w:ins w:id="37" w:author="Gontier Charlotte" w:date="2023-06-22T11:52:00Z">
        <w:r w:rsidR="00DA5E17">
          <w:t>s</w:t>
        </w:r>
      </w:ins>
      <w:ins w:id="38" w:author="Gontier Charlotte" w:date="2023-06-22T11:51:00Z">
        <w:r w:rsidR="00DA5E17">
          <w:t xml:space="preserve"> avec ou sans </w:t>
        </w:r>
        <w:proofErr w:type="spellStart"/>
        <w:r w:rsidR="00DA5E17">
          <w:t>controlling</w:t>
        </w:r>
        <w:proofErr w:type="spellEnd"/>
        <w:r w:rsidR="00DA5E17">
          <w:t xml:space="preserve"> </w:t>
        </w:r>
      </w:ins>
      <w:ins w:id="39" w:author="Gontier Charlotte" w:date="2023-06-22T11:52:00Z">
        <w:r w:rsidR="00DA5E17">
          <w:t xml:space="preserve">ROI et avec et sans l’option niveau de gris. </w:t>
        </w:r>
      </w:ins>
    </w:p>
    <w:p w14:paraId="292A96D3" w14:textId="44E502AA" w:rsidR="000A7402" w:rsidRDefault="000A7402" w:rsidP="00DE0F01">
      <w:pPr>
        <w:pStyle w:val="Paragraphedeliste"/>
        <w:numPr>
          <w:ilvl w:val="0"/>
          <w:numId w:val="20"/>
        </w:numPr>
        <w:jc w:val="both"/>
      </w:pPr>
      <w:r>
        <w:t>Fusion de ty</w:t>
      </w:r>
      <w:r w:rsidR="00B04D25">
        <w:t xml:space="preserve">pe ROI </w:t>
      </w:r>
      <w:proofErr w:type="spellStart"/>
      <w:r w:rsidR="00B04D25">
        <w:t>based</w:t>
      </w:r>
      <w:proofErr w:type="spellEnd"/>
      <w:r w:rsidR="00B04D25">
        <w:t xml:space="preserve"> sur les organes mous</w:t>
      </w:r>
      <w:r w:rsidR="00282673">
        <w:t> : vessie +</w:t>
      </w:r>
      <w:r w:rsidR="00B04D25">
        <w:t xml:space="preserve"> rectum</w:t>
      </w:r>
      <w:r w:rsidR="0061288E">
        <w:t xml:space="preserve"> </w:t>
      </w:r>
      <w:r w:rsidR="005C72A0">
        <w:t>(</w:t>
      </w:r>
      <w:proofErr w:type="spellStart"/>
      <w:r w:rsidR="005C72A0">
        <w:t>Bladder</w:t>
      </w:r>
      <w:proofErr w:type="spellEnd"/>
      <w:r w:rsidR="005C72A0">
        <w:t>/Rect</w:t>
      </w:r>
      <w:r w:rsidR="0061288E">
        <w:t>um</w:t>
      </w:r>
      <w:r w:rsidR="00835F1A">
        <w:t>)</w:t>
      </w:r>
      <w:r w:rsidR="00E0453E">
        <w:t xml:space="preserve"> </w:t>
      </w:r>
      <w:r w:rsidR="00E0453E" w:rsidRPr="00DE0F01">
        <w:rPr>
          <w:rFonts w:cs="Times New Roman"/>
        </w:rPr>
        <w:t>±</w:t>
      </w:r>
      <w:r w:rsidR="00E0453E">
        <w:t xml:space="preserve"> gris</w:t>
      </w:r>
      <w:r w:rsidR="005F5A84">
        <w:t>,</w:t>
      </w:r>
    </w:p>
    <w:p w14:paraId="61E8E7CE" w14:textId="77777777" w:rsidR="000A7402" w:rsidRDefault="000A7402" w:rsidP="000A7402">
      <w:pPr>
        <w:pStyle w:val="Paragraphedeliste"/>
        <w:numPr>
          <w:ilvl w:val="0"/>
          <w:numId w:val="20"/>
        </w:numPr>
      </w:pPr>
      <w:r>
        <w:t xml:space="preserve">Fusion de type ROI </w:t>
      </w:r>
      <w:proofErr w:type="spellStart"/>
      <w:r>
        <w:t>based</w:t>
      </w:r>
      <w:proofErr w:type="spellEnd"/>
      <w:r>
        <w:t xml:space="preserve"> sur les </w:t>
      </w:r>
      <w:r w:rsidR="00282673">
        <w:t>organes osseux : têtes fémorales +</w:t>
      </w:r>
      <w:r>
        <w:t xml:space="preserve"> moelle épinière</w:t>
      </w:r>
      <w:r w:rsidR="00282673">
        <w:t xml:space="preserve"> (FHN/</w:t>
      </w:r>
      <w:r w:rsidR="00A97A91">
        <w:t>Spinal K)</w:t>
      </w:r>
      <w:r w:rsidR="00B93B95">
        <w:t xml:space="preserve"> </w:t>
      </w:r>
      <w:r w:rsidR="00E0453E">
        <w:rPr>
          <w:rFonts w:cs="Times New Roman"/>
        </w:rPr>
        <w:t>±</w:t>
      </w:r>
      <w:r w:rsidR="00E0453E">
        <w:t xml:space="preserve"> gris</w:t>
      </w:r>
      <w:r w:rsidR="00B04D25">
        <w:t>,</w:t>
      </w:r>
    </w:p>
    <w:p w14:paraId="3F11AACB" w14:textId="3FA08788" w:rsidR="00B04D25" w:rsidRDefault="003E1025" w:rsidP="000A7402">
      <w:pPr>
        <w:pStyle w:val="Paragraphedeliste"/>
        <w:numPr>
          <w:ilvl w:val="0"/>
          <w:numId w:val="20"/>
        </w:numPr>
        <w:rPr>
          <w:ins w:id="40" w:author="Gontier Charlotte" w:date="2023-06-22T13:45:00Z"/>
        </w:rPr>
      </w:pPr>
      <w:r>
        <w:t xml:space="preserve">Fusion de type ROI </w:t>
      </w:r>
      <w:proofErr w:type="spellStart"/>
      <w:r>
        <w:t>base</w:t>
      </w:r>
      <w:r w:rsidR="00793373">
        <w:t>d</w:t>
      </w:r>
      <w:proofErr w:type="spellEnd"/>
      <w:r>
        <w:t xml:space="preserve"> sur les parois des organes mous</w:t>
      </w:r>
      <w:r w:rsidR="00282673">
        <w:t> : p</w:t>
      </w:r>
      <w:r w:rsidR="0061288E">
        <w:t>aroi rectale + paroi vésicale (</w:t>
      </w:r>
      <w:proofErr w:type="spellStart"/>
      <w:r w:rsidR="0061288E">
        <w:t>Bladder_wall</w:t>
      </w:r>
      <w:proofErr w:type="spellEnd"/>
      <w:r w:rsidR="0061288E">
        <w:t>/</w:t>
      </w:r>
      <w:proofErr w:type="spellStart"/>
      <w:r w:rsidR="0061288E">
        <w:t>Rectum_wall</w:t>
      </w:r>
      <w:proofErr w:type="spellEnd"/>
      <w:r w:rsidR="00282673">
        <w:t>)</w:t>
      </w:r>
      <w:r>
        <w:t xml:space="preserve"> </w:t>
      </w:r>
      <w:r w:rsidR="00CD1894">
        <w:rPr>
          <w:rFonts w:cs="Times New Roman"/>
        </w:rPr>
        <w:t>±</w:t>
      </w:r>
      <w:r>
        <w:t xml:space="preserve"> gris</w:t>
      </w:r>
      <w:r w:rsidR="004C032C">
        <w:t>,</w:t>
      </w:r>
    </w:p>
    <w:p w14:paraId="0C7C383D" w14:textId="64CBD8E1" w:rsidR="004C032C" w:rsidRDefault="004C032C" w:rsidP="000A7402">
      <w:pPr>
        <w:pStyle w:val="Paragraphedeliste"/>
        <w:numPr>
          <w:ilvl w:val="0"/>
          <w:numId w:val="20"/>
        </w:numPr>
        <w:rPr>
          <w:ins w:id="41" w:author="Gontier Charlotte" w:date="2023-06-22T13:45:00Z"/>
        </w:rPr>
      </w:pPr>
      <w:ins w:id="42" w:author="Gontier Charlotte" w:date="2023-06-22T13:45:00Z">
        <w:r>
          <w:t xml:space="preserve">Fusion de type ROI </w:t>
        </w:r>
        <w:proofErr w:type="spellStart"/>
        <w:r>
          <w:t>based</w:t>
        </w:r>
        <w:proofErr w:type="spellEnd"/>
        <w:r>
          <w:t xml:space="preserve"> sur la paroi vésicale + gris,</w:t>
        </w:r>
      </w:ins>
    </w:p>
    <w:p w14:paraId="23D2093C" w14:textId="466A4134" w:rsidR="005F5A84" w:rsidRPr="005803BC" w:rsidRDefault="004C032C" w:rsidP="005F5A84">
      <w:pPr>
        <w:pStyle w:val="Paragraphedeliste"/>
        <w:numPr>
          <w:ilvl w:val="0"/>
          <w:numId w:val="20"/>
        </w:numPr>
      </w:pPr>
      <w:ins w:id="43" w:author="Gontier Charlotte" w:date="2023-06-22T13:45:00Z">
        <w:r>
          <w:t xml:space="preserve">Fusion de type ROI </w:t>
        </w:r>
        <w:proofErr w:type="spellStart"/>
        <w:r>
          <w:t>based</w:t>
        </w:r>
        <w:proofErr w:type="spellEnd"/>
        <w:r>
          <w:t xml:space="preserve"> sur la vessie + gris</w:t>
        </w:r>
      </w:ins>
    </w:p>
    <w:tbl>
      <w:tblPr>
        <w:tblStyle w:val="Tableausimple11"/>
        <w:tblW w:w="9889" w:type="dxa"/>
        <w:tblLook w:val="04A0" w:firstRow="1" w:lastRow="0" w:firstColumn="1" w:lastColumn="0" w:noHBand="0" w:noVBand="1"/>
      </w:tblPr>
      <w:tblGrid>
        <w:gridCol w:w="1614"/>
        <w:gridCol w:w="718"/>
        <w:gridCol w:w="1243"/>
        <w:gridCol w:w="632"/>
        <w:gridCol w:w="1128"/>
        <w:gridCol w:w="632"/>
        <w:gridCol w:w="1403"/>
        <w:gridCol w:w="1259"/>
        <w:gridCol w:w="1260"/>
      </w:tblGrid>
      <w:tr w:rsidR="00EC3FEF" w14:paraId="2EA6B3B5" w14:textId="04DA9EB4" w:rsidTr="000B0C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4BB91452" w14:textId="77777777" w:rsidR="00DE0F01" w:rsidRDefault="00DE0F01" w:rsidP="00B832E4">
            <w:pPr>
              <w:jc w:val="center"/>
              <w:rPr>
                <w:noProof/>
                <w:lang w:eastAsia="fr-FR"/>
              </w:rPr>
            </w:pPr>
            <w:bookmarkStart w:id="44" w:name="_GoBack"/>
            <w:bookmarkEnd w:id="44"/>
          </w:p>
        </w:tc>
        <w:tc>
          <w:tcPr>
            <w:tcW w:w="559" w:type="dxa"/>
            <w:vAlign w:val="center"/>
          </w:tcPr>
          <w:p w14:paraId="164D593F" w14:textId="77777777" w:rsidR="00DE0F01" w:rsidRDefault="00DE0F01" w:rsidP="00B832E4">
            <w:pPr>
              <w:jc w:val="center"/>
              <w:cnfStyle w:val="100000000000" w:firstRow="1" w:lastRow="0" w:firstColumn="0" w:lastColumn="0" w:oddVBand="0" w:evenVBand="0" w:oddHBand="0" w:evenHBand="0" w:firstRowFirstColumn="0" w:firstRowLastColumn="0" w:lastRowFirstColumn="0" w:lastRowLastColumn="0"/>
              <w:rPr>
                <w:noProof/>
                <w:lang w:eastAsia="fr-FR"/>
              </w:rPr>
            </w:pPr>
            <w:r>
              <w:rPr>
                <w:noProof/>
                <w:lang w:eastAsia="fr-FR"/>
              </w:rPr>
              <w:t>Nulle</w:t>
            </w:r>
          </w:p>
        </w:tc>
        <w:tc>
          <w:tcPr>
            <w:tcW w:w="1243" w:type="dxa"/>
            <w:vAlign w:val="center"/>
          </w:tcPr>
          <w:p w14:paraId="306575FE" w14:textId="4342C212" w:rsidR="00DE0F01" w:rsidRDefault="00DE0F01" w:rsidP="00B832E4">
            <w:pPr>
              <w:jc w:val="center"/>
              <w:cnfStyle w:val="100000000000" w:firstRow="1" w:lastRow="0" w:firstColumn="0" w:lastColumn="0" w:oddVBand="0" w:evenVBand="0" w:oddHBand="0" w:evenHBand="0" w:firstRowFirstColumn="0" w:firstRowLastColumn="0" w:lastRowFirstColumn="0" w:lastRowLastColumn="0"/>
              <w:rPr>
                <w:noProof/>
                <w:lang w:eastAsia="fr-FR"/>
              </w:rPr>
            </w:pPr>
            <w:ins w:id="45" w:author="Gontier Charlotte [2]" w:date="2023-06-14T16:45:00Z">
              <w:r>
                <w:rPr>
                  <w:noProof/>
                  <w:lang w:eastAsia="fr-FR"/>
                </w:rPr>
                <w:t>Sans controlling ROI</w:t>
              </w:r>
            </w:ins>
          </w:p>
        </w:tc>
        <w:tc>
          <w:tcPr>
            <w:tcW w:w="1811" w:type="dxa"/>
            <w:gridSpan w:val="2"/>
            <w:vAlign w:val="center"/>
          </w:tcPr>
          <w:p w14:paraId="3F6C5C47" w14:textId="77777777" w:rsidR="00DE0F01" w:rsidRDefault="00DE0F01" w:rsidP="00B832E4">
            <w:pPr>
              <w:jc w:val="center"/>
              <w:cnfStyle w:val="100000000000" w:firstRow="1" w:lastRow="0" w:firstColumn="0" w:lastColumn="0" w:oddVBand="0" w:evenVBand="0" w:oddHBand="0" w:evenHBand="0" w:firstRowFirstColumn="0" w:firstRowLastColumn="0" w:lastRowFirstColumn="0" w:lastRowLastColumn="0"/>
              <w:rPr>
                <w:noProof/>
                <w:lang w:eastAsia="fr-FR"/>
              </w:rPr>
            </w:pPr>
            <w:r>
              <w:rPr>
                <w:noProof/>
                <w:lang w:eastAsia="fr-FR"/>
              </w:rPr>
              <w:t>Controlled by</w:t>
            </w:r>
          </w:p>
          <w:p w14:paraId="3B1CE2D0" w14:textId="77777777" w:rsidR="00DE0F01" w:rsidRDefault="00DE0F01" w:rsidP="00B832E4">
            <w:pPr>
              <w:jc w:val="center"/>
              <w:cnfStyle w:val="100000000000" w:firstRow="1" w:lastRow="0" w:firstColumn="0" w:lastColumn="0" w:oddVBand="0" w:evenVBand="0" w:oddHBand="0" w:evenHBand="0" w:firstRowFirstColumn="0" w:firstRowLastColumn="0" w:lastRowFirstColumn="0" w:lastRowLastColumn="0"/>
              <w:rPr>
                <w:noProof/>
                <w:lang w:eastAsia="fr-FR"/>
              </w:rPr>
            </w:pPr>
            <w:r>
              <w:rPr>
                <w:noProof/>
                <w:lang w:eastAsia="fr-FR"/>
              </w:rPr>
              <w:t>Bladder/</w:t>
            </w:r>
          </w:p>
          <w:p w14:paraId="5EDAF304" w14:textId="6C0395F8" w:rsidR="00DE0F01" w:rsidRDefault="00DE0F01" w:rsidP="0061288E">
            <w:pPr>
              <w:jc w:val="center"/>
              <w:cnfStyle w:val="100000000000" w:firstRow="1" w:lastRow="0" w:firstColumn="0" w:lastColumn="0" w:oddVBand="0" w:evenVBand="0" w:oddHBand="0" w:evenHBand="0" w:firstRowFirstColumn="0" w:firstRowLastColumn="0" w:lastRowFirstColumn="0" w:lastRowLastColumn="0"/>
              <w:rPr>
                <w:noProof/>
                <w:lang w:eastAsia="fr-FR"/>
              </w:rPr>
            </w:pPr>
            <w:r>
              <w:rPr>
                <w:noProof/>
                <w:lang w:eastAsia="fr-FR"/>
              </w:rPr>
              <w:t>Rectum</w:t>
            </w:r>
          </w:p>
        </w:tc>
        <w:tc>
          <w:tcPr>
            <w:tcW w:w="2083" w:type="dxa"/>
            <w:gridSpan w:val="2"/>
            <w:vAlign w:val="center"/>
          </w:tcPr>
          <w:p w14:paraId="10A9D951" w14:textId="77777777" w:rsidR="00DE0F01" w:rsidRDefault="00DE0F01" w:rsidP="00B832E4">
            <w:pPr>
              <w:jc w:val="center"/>
              <w:cnfStyle w:val="100000000000" w:firstRow="1" w:lastRow="0" w:firstColumn="0" w:lastColumn="0" w:oddVBand="0" w:evenVBand="0" w:oddHBand="0" w:evenHBand="0" w:firstRowFirstColumn="0" w:firstRowLastColumn="0" w:lastRowFirstColumn="0" w:lastRowLastColumn="0"/>
              <w:rPr>
                <w:noProof/>
                <w:lang w:eastAsia="fr-FR"/>
              </w:rPr>
            </w:pPr>
            <w:r>
              <w:rPr>
                <w:noProof/>
                <w:lang w:eastAsia="fr-FR"/>
              </w:rPr>
              <w:t>Controlled by Bladder_wall/</w:t>
            </w:r>
          </w:p>
          <w:p w14:paraId="04756F80" w14:textId="4AF84C41" w:rsidR="00DE0F01" w:rsidRDefault="00DE0F01" w:rsidP="0061288E">
            <w:pPr>
              <w:jc w:val="center"/>
              <w:cnfStyle w:val="100000000000" w:firstRow="1" w:lastRow="0" w:firstColumn="0" w:lastColumn="0" w:oddVBand="0" w:evenVBand="0" w:oddHBand="0" w:evenHBand="0" w:firstRowFirstColumn="0" w:firstRowLastColumn="0" w:lastRowFirstColumn="0" w:lastRowLastColumn="0"/>
              <w:rPr>
                <w:noProof/>
                <w:lang w:eastAsia="fr-FR"/>
              </w:rPr>
            </w:pPr>
            <w:r>
              <w:rPr>
                <w:noProof/>
                <w:lang w:eastAsia="fr-FR"/>
              </w:rPr>
              <w:t>Rectum_wall</w:t>
            </w:r>
          </w:p>
        </w:tc>
        <w:tc>
          <w:tcPr>
            <w:tcW w:w="1262" w:type="dxa"/>
            <w:tcBorders>
              <w:right w:val="single" w:sz="12" w:space="0" w:color="BFBFBF" w:themeColor="background1" w:themeShade="BF"/>
            </w:tcBorders>
          </w:tcPr>
          <w:p w14:paraId="4D419602" w14:textId="0059933F" w:rsidR="00DE0F01" w:rsidRDefault="00DE0F01" w:rsidP="00B832E4">
            <w:pPr>
              <w:jc w:val="center"/>
              <w:cnfStyle w:val="100000000000" w:firstRow="1" w:lastRow="0" w:firstColumn="0" w:lastColumn="0" w:oddVBand="0" w:evenVBand="0" w:oddHBand="0" w:evenHBand="0" w:firstRowFirstColumn="0" w:firstRowLastColumn="0" w:lastRowFirstColumn="0" w:lastRowLastColumn="0"/>
              <w:rPr>
                <w:ins w:id="46" w:author="Gontier Charlotte" w:date="2023-06-22T09:53:00Z"/>
                <w:noProof/>
                <w:lang w:eastAsia="fr-FR"/>
              </w:rPr>
            </w:pPr>
            <w:ins w:id="47" w:author="Gontier Charlotte" w:date="2023-06-22T09:53:00Z">
              <w:r>
                <w:rPr>
                  <w:noProof/>
                  <w:lang w:eastAsia="fr-FR"/>
                </w:rPr>
                <w:t xml:space="preserve">Controlled </w:t>
              </w:r>
            </w:ins>
            <w:ins w:id="48" w:author="Gontier Charlotte" w:date="2023-06-22T09:54:00Z">
              <w:r>
                <w:rPr>
                  <w:noProof/>
                  <w:lang w:eastAsia="fr-FR"/>
                </w:rPr>
                <w:t>by Bladder</w:t>
              </w:r>
            </w:ins>
            <w:r>
              <w:rPr>
                <w:noProof/>
                <w:lang w:eastAsia="fr-FR"/>
              </w:rPr>
              <w:t xml:space="preserve"> </w:t>
            </w:r>
            <w:ins w:id="49" w:author="Gontier Charlotte" w:date="2023-06-22T09:54:00Z">
              <w:r>
                <w:rPr>
                  <w:noProof/>
                  <w:lang w:eastAsia="fr-FR"/>
                </w:rPr>
                <w:t>wall</w:t>
              </w:r>
            </w:ins>
          </w:p>
        </w:tc>
        <w:tc>
          <w:tcPr>
            <w:tcW w:w="1263" w:type="dxa"/>
            <w:tcBorders>
              <w:top w:val="single" w:sz="12" w:space="0" w:color="BFBFBF" w:themeColor="background1" w:themeShade="BF"/>
              <w:left w:val="single" w:sz="12" w:space="0" w:color="BFBFBF" w:themeColor="background1" w:themeShade="BF"/>
              <w:right w:val="single" w:sz="12" w:space="0" w:color="BFBFBF" w:themeColor="background1" w:themeShade="BF"/>
            </w:tcBorders>
          </w:tcPr>
          <w:p w14:paraId="520706F4" w14:textId="25067826" w:rsidR="00DE0F01" w:rsidRDefault="00DE0F01" w:rsidP="00B832E4">
            <w:pPr>
              <w:jc w:val="center"/>
              <w:cnfStyle w:val="100000000000" w:firstRow="1" w:lastRow="0" w:firstColumn="0" w:lastColumn="0" w:oddVBand="0" w:evenVBand="0" w:oddHBand="0" w:evenHBand="0" w:firstRowFirstColumn="0" w:firstRowLastColumn="0" w:lastRowFirstColumn="0" w:lastRowLastColumn="0"/>
              <w:rPr>
                <w:ins w:id="50" w:author="Gontier Charlotte" w:date="2023-06-22T11:58:00Z"/>
                <w:noProof/>
                <w:lang w:eastAsia="fr-FR"/>
              </w:rPr>
            </w:pPr>
            <w:ins w:id="51" w:author="Gontier Charlotte" w:date="2023-06-22T12:00:00Z">
              <w:r>
                <w:rPr>
                  <w:noProof/>
                  <w:lang w:eastAsia="fr-FR"/>
                </w:rPr>
                <w:t>Controlled by Bladder</w:t>
              </w:r>
            </w:ins>
          </w:p>
        </w:tc>
      </w:tr>
      <w:tr w:rsidR="007B129F" w14:paraId="5C6285BC" w14:textId="72A294E1" w:rsidTr="000B0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Borders>
              <w:bottom w:val="nil"/>
            </w:tcBorders>
            <w:vAlign w:val="center"/>
          </w:tcPr>
          <w:p w14:paraId="4C48E984" w14:textId="77777777" w:rsidR="00DE0F01" w:rsidRDefault="00DE0F01" w:rsidP="00B832E4">
            <w:pPr>
              <w:jc w:val="center"/>
              <w:rPr>
                <w:noProof/>
                <w:lang w:eastAsia="fr-FR"/>
              </w:rPr>
            </w:pPr>
          </w:p>
        </w:tc>
        <w:tc>
          <w:tcPr>
            <w:tcW w:w="559" w:type="dxa"/>
            <w:tcBorders>
              <w:bottom w:val="nil"/>
            </w:tcBorders>
            <w:vAlign w:val="center"/>
          </w:tcPr>
          <w:p w14:paraId="243340BA" w14:textId="77777777" w:rsidR="00DE0F01" w:rsidRDefault="00DE0F01"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Sans gris</w:t>
            </w:r>
          </w:p>
        </w:tc>
        <w:tc>
          <w:tcPr>
            <w:tcW w:w="1243" w:type="dxa"/>
            <w:tcBorders>
              <w:bottom w:val="nil"/>
            </w:tcBorders>
            <w:vAlign w:val="center"/>
          </w:tcPr>
          <w:p w14:paraId="5D46D5E4" w14:textId="77777777" w:rsidR="00DE0F01" w:rsidRDefault="00DE0F01"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Gris</w:t>
            </w:r>
          </w:p>
        </w:tc>
        <w:tc>
          <w:tcPr>
            <w:tcW w:w="632" w:type="dxa"/>
            <w:tcBorders>
              <w:bottom w:val="nil"/>
            </w:tcBorders>
            <w:vAlign w:val="center"/>
          </w:tcPr>
          <w:p w14:paraId="0188801F" w14:textId="77777777" w:rsidR="00DE0F01" w:rsidRDefault="00DE0F01"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Sans gris</w:t>
            </w:r>
          </w:p>
        </w:tc>
        <w:tc>
          <w:tcPr>
            <w:tcW w:w="1179" w:type="dxa"/>
            <w:tcBorders>
              <w:bottom w:val="nil"/>
            </w:tcBorders>
            <w:vAlign w:val="center"/>
          </w:tcPr>
          <w:p w14:paraId="6CA7D523" w14:textId="77777777" w:rsidR="00DE0F01" w:rsidRDefault="00DE0F01"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Gris</w:t>
            </w:r>
          </w:p>
        </w:tc>
        <w:tc>
          <w:tcPr>
            <w:tcW w:w="632" w:type="dxa"/>
            <w:tcBorders>
              <w:bottom w:val="nil"/>
              <w:right w:val="single" w:sz="4" w:space="0" w:color="BFBFBF" w:themeColor="background1" w:themeShade="BF"/>
            </w:tcBorders>
            <w:vAlign w:val="center"/>
          </w:tcPr>
          <w:p w14:paraId="7DA8A28A" w14:textId="77777777" w:rsidR="00DE0F01" w:rsidRDefault="00DE0F01"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Sans gris</w:t>
            </w:r>
          </w:p>
        </w:tc>
        <w:tc>
          <w:tcPr>
            <w:tcW w:w="14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970730E" w14:textId="77777777" w:rsidR="00DE0F01" w:rsidRDefault="00DE0F01"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Gris</w:t>
            </w:r>
          </w:p>
        </w:tc>
        <w:tc>
          <w:tcPr>
            <w:tcW w:w="1262" w:type="dxa"/>
            <w:tcBorders>
              <w:left w:val="single" w:sz="4" w:space="0" w:color="BFBFBF" w:themeColor="background1" w:themeShade="BF"/>
              <w:bottom w:val="nil"/>
              <w:right w:val="single" w:sz="12" w:space="0" w:color="BFBFBF" w:themeColor="background1" w:themeShade="BF"/>
            </w:tcBorders>
          </w:tcPr>
          <w:p w14:paraId="627C2CD1" w14:textId="32135F22" w:rsidR="00DE0F01" w:rsidRDefault="00DE0F01" w:rsidP="00B832E4">
            <w:pPr>
              <w:jc w:val="center"/>
              <w:cnfStyle w:val="000000100000" w:firstRow="0" w:lastRow="0" w:firstColumn="0" w:lastColumn="0" w:oddVBand="0" w:evenVBand="0" w:oddHBand="1" w:evenHBand="0" w:firstRowFirstColumn="0" w:firstRowLastColumn="0" w:lastRowFirstColumn="0" w:lastRowLastColumn="0"/>
              <w:rPr>
                <w:ins w:id="52" w:author="Gontier Charlotte" w:date="2023-06-22T09:53:00Z"/>
                <w:noProof/>
                <w:lang w:eastAsia="fr-FR"/>
              </w:rPr>
            </w:pPr>
            <w:ins w:id="53" w:author="Gontier Charlotte" w:date="2023-06-22T09:54:00Z">
              <w:r>
                <w:rPr>
                  <w:noProof/>
                  <w:lang w:eastAsia="fr-FR"/>
                </w:rPr>
                <w:t>Gris</w:t>
              </w:r>
            </w:ins>
          </w:p>
        </w:tc>
        <w:tc>
          <w:tcPr>
            <w:tcW w:w="1263" w:type="dxa"/>
            <w:tcBorders>
              <w:left w:val="single" w:sz="12" w:space="0" w:color="BFBFBF" w:themeColor="background1" w:themeShade="BF"/>
              <w:bottom w:val="nil"/>
              <w:right w:val="single" w:sz="12" w:space="0" w:color="BFBFBF" w:themeColor="background1" w:themeShade="BF"/>
            </w:tcBorders>
          </w:tcPr>
          <w:p w14:paraId="62367E90" w14:textId="740AB622" w:rsidR="00DE0F01" w:rsidRDefault="00DE0F01" w:rsidP="00B832E4">
            <w:pPr>
              <w:jc w:val="center"/>
              <w:cnfStyle w:val="000000100000" w:firstRow="0" w:lastRow="0" w:firstColumn="0" w:lastColumn="0" w:oddVBand="0" w:evenVBand="0" w:oddHBand="1" w:evenHBand="0" w:firstRowFirstColumn="0" w:firstRowLastColumn="0" w:lastRowFirstColumn="0" w:lastRowLastColumn="0"/>
              <w:rPr>
                <w:ins w:id="54" w:author="Gontier Charlotte" w:date="2023-06-22T11:58:00Z"/>
                <w:noProof/>
                <w:lang w:eastAsia="fr-FR"/>
              </w:rPr>
            </w:pPr>
            <w:ins w:id="55" w:author="Gontier Charlotte" w:date="2023-06-22T12:00:00Z">
              <w:r>
                <w:rPr>
                  <w:noProof/>
                  <w:lang w:eastAsia="fr-FR"/>
                </w:rPr>
                <w:t>Gris</w:t>
              </w:r>
            </w:ins>
          </w:p>
        </w:tc>
      </w:tr>
      <w:tr w:rsidR="007B129F" w14:paraId="4CB2AF2D" w14:textId="5FA239D8" w:rsidTr="000B0CC9">
        <w:tc>
          <w:tcPr>
            <w:cnfStyle w:val="001000000000" w:firstRow="0" w:lastRow="0" w:firstColumn="1" w:lastColumn="0" w:oddVBand="0" w:evenVBand="0" w:oddHBand="0" w:evenHBand="0" w:firstRowFirstColumn="0" w:firstRowLastColumn="0" w:lastRowFirstColumn="0" w:lastRowLastColumn="0"/>
            <w:tcW w:w="1668" w:type="dxa"/>
            <w:tcBorders>
              <w:top w:val="nil"/>
              <w:left w:val="nil"/>
              <w:bottom w:val="nil"/>
            </w:tcBorders>
            <w:vAlign w:val="center"/>
          </w:tcPr>
          <w:p w14:paraId="4AB15A0F" w14:textId="77777777" w:rsidR="00DE0F01" w:rsidRDefault="00DE0F01" w:rsidP="00B832E4">
            <w:pPr>
              <w:jc w:val="center"/>
              <w:rPr>
                <w:noProof/>
                <w:lang w:eastAsia="fr-FR"/>
              </w:rPr>
            </w:pPr>
            <w:r>
              <w:rPr>
                <w:noProof/>
                <w:lang w:eastAsia="fr-FR"/>
              </w:rPr>
              <w:t>Rein Droit</w:t>
            </w:r>
          </w:p>
        </w:tc>
        <w:tc>
          <w:tcPr>
            <w:tcW w:w="559" w:type="dxa"/>
            <w:tcBorders>
              <w:top w:val="nil"/>
              <w:bottom w:val="nil"/>
            </w:tcBorders>
            <w:shd w:val="clear" w:color="auto" w:fill="C5E0B3" w:themeFill="accent6" w:themeFillTint="66"/>
            <w:vAlign w:val="center"/>
          </w:tcPr>
          <w:p w14:paraId="10D8C659" w14:textId="77777777" w:rsidR="00DE0F01" w:rsidRDefault="00DE0F01" w:rsidP="00B832E4">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0,70</w:t>
            </w:r>
          </w:p>
        </w:tc>
        <w:tc>
          <w:tcPr>
            <w:tcW w:w="1243" w:type="dxa"/>
            <w:tcBorders>
              <w:top w:val="nil"/>
              <w:bottom w:val="nil"/>
            </w:tcBorders>
            <w:shd w:val="clear" w:color="auto" w:fill="C5E0B3" w:themeFill="accent6" w:themeFillTint="66"/>
            <w:vAlign w:val="center"/>
          </w:tcPr>
          <w:p w14:paraId="673DF017" w14:textId="77777777" w:rsidR="00DE0F01" w:rsidRDefault="00DE0F01" w:rsidP="00B832E4">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0,71</w:t>
            </w:r>
          </w:p>
        </w:tc>
        <w:tc>
          <w:tcPr>
            <w:tcW w:w="632" w:type="dxa"/>
            <w:tcBorders>
              <w:top w:val="nil"/>
              <w:bottom w:val="nil"/>
            </w:tcBorders>
            <w:shd w:val="clear" w:color="auto" w:fill="auto"/>
            <w:vAlign w:val="center"/>
          </w:tcPr>
          <w:p w14:paraId="4E307F31" w14:textId="321628AC" w:rsidR="00DE0F01" w:rsidRDefault="00DE0F01" w:rsidP="00B832E4">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0,69</w:t>
            </w:r>
          </w:p>
        </w:tc>
        <w:tc>
          <w:tcPr>
            <w:tcW w:w="1179" w:type="dxa"/>
            <w:tcBorders>
              <w:top w:val="nil"/>
              <w:bottom w:val="nil"/>
            </w:tcBorders>
            <w:shd w:val="clear" w:color="auto" w:fill="C5E0B3" w:themeFill="accent6" w:themeFillTint="66"/>
            <w:vAlign w:val="center"/>
          </w:tcPr>
          <w:p w14:paraId="358C56AA" w14:textId="792C2C8F" w:rsidR="00DE0F01" w:rsidRDefault="00DE0F01" w:rsidP="00B832E4">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0,71</w:t>
            </w:r>
          </w:p>
        </w:tc>
        <w:tc>
          <w:tcPr>
            <w:tcW w:w="632" w:type="dxa"/>
            <w:tcBorders>
              <w:top w:val="nil"/>
              <w:bottom w:val="nil"/>
              <w:right w:val="single" w:sz="4" w:space="0" w:color="BFBFBF" w:themeColor="background1" w:themeShade="BF"/>
            </w:tcBorders>
            <w:shd w:val="clear" w:color="auto" w:fill="C5E0B3" w:themeFill="accent6" w:themeFillTint="66"/>
            <w:vAlign w:val="center"/>
          </w:tcPr>
          <w:p w14:paraId="63E585C2" w14:textId="64A34A9A" w:rsidR="00DE0F01" w:rsidRDefault="00DE0F01" w:rsidP="00B832E4">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0,70</w:t>
            </w:r>
          </w:p>
        </w:tc>
        <w:tc>
          <w:tcPr>
            <w:tcW w:w="14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74940AF" w14:textId="49463F35" w:rsidR="00DE0F01" w:rsidRDefault="00DE0F01" w:rsidP="00B832E4">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0,68</w:t>
            </w:r>
          </w:p>
        </w:tc>
        <w:tc>
          <w:tcPr>
            <w:tcW w:w="1262" w:type="dxa"/>
            <w:tcBorders>
              <w:top w:val="nil"/>
              <w:left w:val="single" w:sz="4" w:space="0" w:color="BFBFBF" w:themeColor="background1" w:themeShade="BF"/>
              <w:bottom w:val="nil"/>
              <w:right w:val="single" w:sz="12" w:space="0" w:color="BFBFBF" w:themeColor="background1" w:themeShade="BF"/>
            </w:tcBorders>
          </w:tcPr>
          <w:p w14:paraId="60FC090C" w14:textId="6E1EE76F" w:rsidR="00DE0F01" w:rsidRDefault="00DE0F01" w:rsidP="00B832E4">
            <w:pPr>
              <w:jc w:val="center"/>
              <w:cnfStyle w:val="000000000000" w:firstRow="0" w:lastRow="0" w:firstColumn="0" w:lastColumn="0" w:oddVBand="0" w:evenVBand="0" w:oddHBand="0" w:evenHBand="0" w:firstRowFirstColumn="0" w:firstRowLastColumn="0" w:lastRowFirstColumn="0" w:lastRowLastColumn="0"/>
              <w:rPr>
                <w:noProof/>
                <w:lang w:eastAsia="fr-FR"/>
              </w:rPr>
            </w:pPr>
            <w:ins w:id="56" w:author="Gontier Charlotte" w:date="2023-06-22T09:58:00Z">
              <w:r>
                <w:rPr>
                  <w:noProof/>
                  <w:lang w:eastAsia="fr-FR"/>
                </w:rPr>
                <w:t>0,68</w:t>
              </w:r>
            </w:ins>
          </w:p>
        </w:tc>
        <w:tc>
          <w:tcPr>
            <w:tcW w:w="1263" w:type="dxa"/>
            <w:tcBorders>
              <w:top w:val="nil"/>
              <w:left w:val="single" w:sz="12" w:space="0" w:color="BFBFBF" w:themeColor="background1" w:themeShade="BF"/>
              <w:bottom w:val="nil"/>
              <w:right w:val="single" w:sz="12" w:space="0" w:color="BFBFBF" w:themeColor="background1" w:themeShade="BF"/>
            </w:tcBorders>
          </w:tcPr>
          <w:p w14:paraId="6D920402" w14:textId="22DB6218" w:rsidR="00DE0F01" w:rsidRDefault="00DE0F01" w:rsidP="00B832E4">
            <w:pPr>
              <w:jc w:val="center"/>
              <w:cnfStyle w:val="000000000000" w:firstRow="0" w:lastRow="0" w:firstColumn="0" w:lastColumn="0" w:oddVBand="0" w:evenVBand="0" w:oddHBand="0" w:evenHBand="0" w:firstRowFirstColumn="0" w:firstRowLastColumn="0" w:lastRowFirstColumn="0" w:lastRowLastColumn="0"/>
              <w:rPr>
                <w:ins w:id="57" w:author="Gontier Charlotte" w:date="2023-06-22T11:58:00Z"/>
                <w:noProof/>
                <w:lang w:eastAsia="fr-FR"/>
              </w:rPr>
            </w:pPr>
            <w:ins w:id="58" w:author="Gontier Charlotte" w:date="2023-06-22T12:00:00Z">
              <w:r>
                <w:rPr>
                  <w:noProof/>
                  <w:lang w:eastAsia="fr-FR"/>
                </w:rPr>
                <w:t>0,69</w:t>
              </w:r>
            </w:ins>
          </w:p>
        </w:tc>
      </w:tr>
      <w:tr w:rsidR="00EC3FEF" w14:paraId="2BF24339" w14:textId="15B0BA30" w:rsidTr="000B0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Borders>
              <w:top w:val="nil"/>
            </w:tcBorders>
            <w:vAlign w:val="center"/>
          </w:tcPr>
          <w:p w14:paraId="7DF73A52" w14:textId="77777777" w:rsidR="00DE0F01" w:rsidRDefault="00DE0F01" w:rsidP="00B832E4">
            <w:pPr>
              <w:jc w:val="center"/>
              <w:rPr>
                <w:noProof/>
                <w:lang w:eastAsia="fr-FR"/>
              </w:rPr>
            </w:pPr>
            <w:r>
              <w:rPr>
                <w:noProof/>
                <w:lang w:eastAsia="fr-FR"/>
              </w:rPr>
              <w:t>Rein gauche</w:t>
            </w:r>
          </w:p>
        </w:tc>
        <w:tc>
          <w:tcPr>
            <w:tcW w:w="559" w:type="dxa"/>
            <w:tcBorders>
              <w:top w:val="nil"/>
            </w:tcBorders>
            <w:vAlign w:val="center"/>
          </w:tcPr>
          <w:p w14:paraId="108547FD" w14:textId="77777777" w:rsidR="00DE0F01" w:rsidRDefault="00DE0F01"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0,42</w:t>
            </w:r>
          </w:p>
        </w:tc>
        <w:tc>
          <w:tcPr>
            <w:tcW w:w="1243" w:type="dxa"/>
            <w:tcBorders>
              <w:top w:val="nil"/>
            </w:tcBorders>
            <w:vAlign w:val="center"/>
          </w:tcPr>
          <w:p w14:paraId="64277379" w14:textId="77777777" w:rsidR="00DE0F01" w:rsidRDefault="00DE0F01"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0,49</w:t>
            </w:r>
          </w:p>
        </w:tc>
        <w:tc>
          <w:tcPr>
            <w:tcW w:w="632" w:type="dxa"/>
            <w:tcBorders>
              <w:top w:val="nil"/>
            </w:tcBorders>
            <w:vAlign w:val="center"/>
          </w:tcPr>
          <w:p w14:paraId="5885DC7F" w14:textId="674A4679" w:rsidR="00DE0F01" w:rsidRDefault="00DE0F01"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0,42</w:t>
            </w:r>
          </w:p>
        </w:tc>
        <w:tc>
          <w:tcPr>
            <w:tcW w:w="1179" w:type="dxa"/>
            <w:tcBorders>
              <w:top w:val="nil"/>
            </w:tcBorders>
            <w:vAlign w:val="center"/>
          </w:tcPr>
          <w:p w14:paraId="2268D16D" w14:textId="3BF3F445" w:rsidR="00DE0F01" w:rsidRDefault="00DE0F01"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0,48</w:t>
            </w:r>
          </w:p>
        </w:tc>
        <w:tc>
          <w:tcPr>
            <w:tcW w:w="632" w:type="dxa"/>
            <w:tcBorders>
              <w:top w:val="nil"/>
              <w:right w:val="single" w:sz="4" w:space="0" w:color="BFBFBF" w:themeColor="background1" w:themeShade="BF"/>
            </w:tcBorders>
            <w:vAlign w:val="center"/>
          </w:tcPr>
          <w:p w14:paraId="2A36FB8B" w14:textId="789CA137" w:rsidR="00DE0F01" w:rsidRDefault="00DE0F01"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0,42</w:t>
            </w:r>
          </w:p>
        </w:tc>
        <w:tc>
          <w:tcPr>
            <w:tcW w:w="14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A5CDF23" w14:textId="40FA3CDF" w:rsidR="00DE0F01" w:rsidRDefault="00DE0F01"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0,49</w:t>
            </w:r>
          </w:p>
        </w:tc>
        <w:tc>
          <w:tcPr>
            <w:tcW w:w="1262" w:type="dxa"/>
            <w:tcBorders>
              <w:top w:val="nil"/>
              <w:left w:val="single" w:sz="4" w:space="0" w:color="BFBFBF" w:themeColor="background1" w:themeShade="BF"/>
              <w:right w:val="single" w:sz="12" w:space="0" w:color="BFBFBF" w:themeColor="background1" w:themeShade="BF"/>
            </w:tcBorders>
          </w:tcPr>
          <w:p w14:paraId="1002421E" w14:textId="39C055EC" w:rsidR="00DE0F01" w:rsidRDefault="00DE0F01" w:rsidP="00B832E4">
            <w:pPr>
              <w:jc w:val="center"/>
              <w:cnfStyle w:val="000000100000" w:firstRow="0" w:lastRow="0" w:firstColumn="0" w:lastColumn="0" w:oddVBand="0" w:evenVBand="0" w:oddHBand="1" w:evenHBand="0" w:firstRowFirstColumn="0" w:firstRowLastColumn="0" w:lastRowFirstColumn="0" w:lastRowLastColumn="0"/>
              <w:rPr>
                <w:ins w:id="59" w:author="Gontier Charlotte" w:date="2023-06-22T09:53:00Z"/>
                <w:noProof/>
                <w:lang w:eastAsia="fr-FR"/>
              </w:rPr>
            </w:pPr>
            <w:ins w:id="60" w:author="Gontier Charlotte" w:date="2023-06-22T09:58:00Z">
              <w:r>
                <w:rPr>
                  <w:noProof/>
                  <w:lang w:eastAsia="fr-FR"/>
                </w:rPr>
                <w:t>0,48</w:t>
              </w:r>
            </w:ins>
          </w:p>
        </w:tc>
        <w:tc>
          <w:tcPr>
            <w:tcW w:w="1263" w:type="dxa"/>
            <w:tcBorders>
              <w:top w:val="nil"/>
              <w:left w:val="single" w:sz="12" w:space="0" w:color="BFBFBF" w:themeColor="background1" w:themeShade="BF"/>
              <w:right w:val="single" w:sz="12" w:space="0" w:color="BFBFBF" w:themeColor="background1" w:themeShade="BF"/>
            </w:tcBorders>
          </w:tcPr>
          <w:p w14:paraId="37E387D9" w14:textId="69D1F0B5" w:rsidR="00DE0F01" w:rsidRDefault="00DE0F01" w:rsidP="00B832E4">
            <w:pPr>
              <w:jc w:val="center"/>
              <w:cnfStyle w:val="000000100000" w:firstRow="0" w:lastRow="0" w:firstColumn="0" w:lastColumn="0" w:oddVBand="0" w:evenVBand="0" w:oddHBand="1" w:evenHBand="0" w:firstRowFirstColumn="0" w:firstRowLastColumn="0" w:lastRowFirstColumn="0" w:lastRowLastColumn="0"/>
              <w:rPr>
                <w:ins w:id="61" w:author="Gontier Charlotte" w:date="2023-06-22T11:58:00Z"/>
                <w:noProof/>
                <w:lang w:eastAsia="fr-FR"/>
              </w:rPr>
            </w:pPr>
            <w:ins w:id="62" w:author="Gontier Charlotte" w:date="2023-06-22T12:00:00Z">
              <w:r>
                <w:rPr>
                  <w:noProof/>
                  <w:lang w:eastAsia="fr-FR"/>
                </w:rPr>
                <w:t>0,48</w:t>
              </w:r>
            </w:ins>
          </w:p>
        </w:tc>
      </w:tr>
      <w:tr w:rsidR="00EC3FEF" w14:paraId="5C8B95BC" w14:textId="2EDF6374" w:rsidTr="000B0CC9">
        <w:tc>
          <w:tcPr>
            <w:cnfStyle w:val="001000000000" w:firstRow="0" w:lastRow="0" w:firstColumn="1" w:lastColumn="0" w:oddVBand="0" w:evenVBand="0" w:oddHBand="0" w:evenHBand="0" w:firstRowFirstColumn="0" w:firstRowLastColumn="0" w:lastRowFirstColumn="0" w:lastRowLastColumn="0"/>
            <w:tcW w:w="1668" w:type="dxa"/>
            <w:vAlign w:val="center"/>
          </w:tcPr>
          <w:p w14:paraId="0809ACA4" w14:textId="77777777" w:rsidR="00DE0F01" w:rsidRDefault="00DE0F01" w:rsidP="00B832E4">
            <w:pPr>
              <w:jc w:val="center"/>
              <w:rPr>
                <w:noProof/>
                <w:lang w:eastAsia="fr-FR"/>
              </w:rPr>
            </w:pPr>
            <w:r>
              <w:rPr>
                <w:noProof/>
                <w:lang w:eastAsia="fr-FR"/>
              </w:rPr>
              <w:t>Canal spinal</w:t>
            </w:r>
          </w:p>
        </w:tc>
        <w:tc>
          <w:tcPr>
            <w:tcW w:w="559" w:type="dxa"/>
            <w:shd w:val="clear" w:color="auto" w:fill="auto"/>
            <w:vAlign w:val="center"/>
          </w:tcPr>
          <w:p w14:paraId="7630B544" w14:textId="77777777" w:rsidR="00DE0F01" w:rsidRDefault="00DE0F01" w:rsidP="00B832E4">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0,58</w:t>
            </w:r>
          </w:p>
        </w:tc>
        <w:tc>
          <w:tcPr>
            <w:tcW w:w="1243" w:type="dxa"/>
            <w:shd w:val="clear" w:color="auto" w:fill="C5E0B3" w:themeFill="accent6" w:themeFillTint="66"/>
            <w:vAlign w:val="center"/>
          </w:tcPr>
          <w:p w14:paraId="45A6D98E" w14:textId="77777777" w:rsidR="00DE0F01" w:rsidRDefault="00DE0F01" w:rsidP="00B832E4">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0,70</w:t>
            </w:r>
          </w:p>
        </w:tc>
        <w:tc>
          <w:tcPr>
            <w:tcW w:w="632" w:type="dxa"/>
            <w:vAlign w:val="center"/>
          </w:tcPr>
          <w:p w14:paraId="2CF4ED23" w14:textId="633BB7FA" w:rsidR="00DE0F01" w:rsidRDefault="00DE0F01" w:rsidP="00B832E4">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0,54</w:t>
            </w:r>
          </w:p>
        </w:tc>
        <w:tc>
          <w:tcPr>
            <w:tcW w:w="1179" w:type="dxa"/>
            <w:shd w:val="clear" w:color="auto" w:fill="auto"/>
            <w:vAlign w:val="center"/>
          </w:tcPr>
          <w:p w14:paraId="4B3A154E" w14:textId="6C04FDE8" w:rsidR="00DE0F01" w:rsidRDefault="00DE0F01" w:rsidP="00B832E4">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0,55</w:t>
            </w:r>
          </w:p>
        </w:tc>
        <w:tc>
          <w:tcPr>
            <w:tcW w:w="632" w:type="dxa"/>
            <w:tcBorders>
              <w:right w:val="single" w:sz="4" w:space="0" w:color="BFBFBF" w:themeColor="background1" w:themeShade="BF"/>
            </w:tcBorders>
            <w:vAlign w:val="center"/>
          </w:tcPr>
          <w:p w14:paraId="0E503704" w14:textId="550A86C4" w:rsidR="00DE0F01" w:rsidRDefault="00DE0F01" w:rsidP="00B832E4">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0,57</w:t>
            </w:r>
          </w:p>
        </w:tc>
        <w:tc>
          <w:tcPr>
            <w:tcW w:w="14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65B5A96" w14:textId="0CFC74F3" w:rsidR="00DE0F01" w:rsidRDefault="00DE0F01" w:rsidP="00B832E4">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0,62</w:t>
            </w:r>
          </w:p>
        </w:tc>
        <w:tc>
          <w:tcPr>
            <w:tcW w:w="1262" w:type="dxa"/>
            <w:tcBorders>
              <w:left w:val="single" w:sz="4" w:space="0" w:color="BFBFBF" w:themeColor="background1" w:themeShade="BF"/>
              <w:right w:val="single" w:sz="12" w:space="0" w:color="BFBFBF" w:themeColor="background1" w:themeShade="BF"/>
            </w:tcBorders>
            <w:shd w:val="clear" w:color="auto" w:fill="auto"/>
          </w:tcPr>
          <w:p w14:paraId="7B796BB0" w14:textId="0A4537B0" w:rsidR="00DE0F01" w:rsidRDefault="00DE0F01" w:rsidP="00B832E4">
            <w:pPr>
              <w:jc w:val="center"/>
              <w:cnfStyle w:val="000000000000" w:firstRow="0" w:lastRow="0" w:firstColumn="0" w:lastColumn="0" w:oddVBand="0" w:evenVBand="0" w:oddHBand="0" w:evenHBand="0" w:firstRowFirstColumn="0" w:firstRowLastColumn="0" w:lastRowFirstColumn="0" w:lastRowLastColumn="0"/>
              <w:rPr>
                <w:ins w:id="63" w:author="Gontier Charlotte" w:date="2023-06-22T09:53:00Z"/>
                <w:noProof/>
                <w:lang w:eastAsia="fr-FR"/>
              </w:rPr>
            </w:pPr>
            <w:ins w:id="64" w:author="Gontier Charlotte" w:date="2023-06-22T09:58:00Z">
              <w:r>
                <w:rPr>
                  <w:noProof/>
                  <w:lang w:eastAsia="fr-FR"/>
                </w:rPr>
                <w:t>0,69</w:t>
              </w:r>
            </w:ins>
          </w:p>
        </w:tc>
        <w:tc>
          <w:tcPr>
            <w:tcW w:w="1263" w:type="dxa"/>
            <w:tcBorders>
              <w:left w:val="single" w:sz="12" w:space="0" w:color="BFBFBF" w:themeColor="background1" w:themeShade="BF"/>
              <w:right w:val="single" w:sz="12" w:space="0" w:color="BFBFBF" w:themeColor="background1" w:themeShade="BF"/>
            </w:tcBorders>
            <w:shd w:val="clear" w:color="auto" w:fill="C5E0B3" w:themeFill="accent6" w:themeFillTint="66"/>
          </w:tcPr>
          <w:p w14:paraId="4AF727E4" w14:textId="5553A25F" w:rsidR="00DE0F01" w:rsidRDefault="00DE0F01" w:rsidP="00B832E4">
            <w:pPr>
              <w:jc w:val="center"/>
              <w:cnfStyle w:val="000000000000" w:firstRow="0" w:lastRow="0" w:firstColumn="0" w:lastColumn="0" w:oddVBand="0" w:evenVBand="0" w:oddHBand="0" w:evenHBand="0" w:firstRowFirstColumn="0" w:firstRowLastColumn="0" w:lastRowFirstColumn="0" w:lastRowLastColumn="0"/>
              <w:rPr>
                <w:ins w:id="65" w:author="Gontier Charlotte" w:date="2023-06-22T11:58:00Z"/>
                <w:noProof/>
                <w:lang w:eastAsia="fr-FR"/>
              </w:rPr>
            </w:pPr>
            <w:ins w:id="66" w:author="Gontier Charlotte" w:date="2023-06-22T12:00:00Z">
              <w:r>
                <w:rPr>
                  <w:noProof/>
                  <w:lang w:eastAsia="fr-FR"/>
                </w:rPr>
                <w:t>0,70</w:t>
              </w:r>
            </w:ins>
          </w:p>
        </w:tc>
      </w:tr>
      <w:tr w:rsidR="00EC3FEF" w14:paraId="1C07DE23" w14:textId="06C22C00" w:rsidTr="000B0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71FC44F4" w14:textId="77777777" w:rsidR="00DE0F01" w:rsidRDefault="00DE0F01" w:rsidP="00B832E4">
            <w:pPr>
              <w:jc w:val="center"/>
              <w:rPr>
                <w:noProof/>
                <w:lang w:eastAsia="fr-FR"/>
              </w:rPr>
            </w:pPr>
            <w:r>
              <w:rPr>
                <w:noProof/>
                <w:lang w:eastAsia="fr-FR"/>
              </w:rPr>
              <w:t>Tête fémorale Gauche</w:t>
            </w:r>
          </w:p>
        </w:tc>
        <w:tc>
          <w:tcPr>
            <w:tcW w:w="559" w:type="dxa"/>
            <w:shd w:val="clear" w:color="auto" w:fill="C5E0B3" w:themeFill="accent6" w:themeFillTint="66"/>
            <w:vAlign w:val="center"/>
          </w:tcPr>
          <w:p w14:paraId="75EE47E9" w14:textId="77777777" w:rsidR="00DE0F01" w:rsidRDefault="00DE0F01"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0,91</w:t>
            </w:r>
          </w:p>
        </w:tc>
        <w:tc>
          <w:tcPr>
            <w:tcW w:w="1243" w:type="dxa"/>
            <w:shd w:val="clear" w:color="auto" w:fill="C5E0B3" w:themeFill="accent6" w:themeFillTint="66"/>
            <w:vAlign w:val="center"/>
          </w:tcPr>
          <w:p w14:paraId="5149BED6" w14:textId="77777777" w:rsidR="00DE0F01" w:rsidRDefault="00DE0F01"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0,94</w:t>
            </w:r>
          </w:p>
        </w:tc>
        <w:tc>
          <w:tcPr>
            <w:tcW w:w="632" w:type="dxa"/>
            <w:shd w:val="clear" w:color="auto" w:fill="C5E0B3" w:themeFill="accent6" w:themeFillTint="66"/>
            <w:vAlign w:val="center"/>
          </w:tcPr>
          <w:p w14:paraId="152B0810" w14:textId="6B0F5CC2" w:rsidR="00DE0F01" w:rsidRDefault="00DE0F01"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0,87</w:t>
            </w:r>
          </w:p>
        </w:tc>
        <w:tc>
          <w:tcPr>
            <w:tcW w:w="1179" w:type="dxa"/>
            <w:shd w:val="clear" w:color="auto" w:fill="C5E0B3" w:themeFill="accent6" w:themeFillTint="66"/>
            <w:vAlign w:val="center"/>
          </w:tcPr>
          <w:p w14:paraId="2EE10C01" w14:textId="17596FE0" w:rsidR="00DE0F01" w:rsidRDefault="00DE0F01"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0,89</w:t>
            </w:r>
          </w:p>
        </w:tc>
        <w:tc>
          <w:tcPr>
            <w:tcW w:w="632" w:type="dxa"/>
            <w:tcBorders>
              <w:right w:val="single" w:sz="4" w:space="0" w:color="BFBFBF" w:themeColor="background1" w:themeShade="BF"/>
            </w:tcBorders>
            <w:shd w:val="clear" w:color="auto" w:fill="C5E0B3" w:themeFill="accent6" w:themeFillTint="66"/>
            <w:vAlign w:val="center"/>
          </w:tcPr>
          <w:p w14:paraId="0A965311" w14:textId="4598A891" w:rsidR="00DE0F01" w:rsidRDefault="00DE0F01"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0,90</w:t>
            </w:r>
          </w:p>
        </w:tc>
        <w:tc>
          <w:tcPr>
            <w:tcW w:w="14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C5E0B3" w:themeFill="accent6" w:themeFillTint="66"/>
            <w:vAlign w:val="center"/>
          </w:tcPr>
          <w:p w14:paraId="43FD5857" w14:textId="0D59154B" w:rsidR="00DE0F01" w:rsidRDefault="00DE0F01"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0,92</w:t>
            </w:r>
          </w:p>
        </w:tc>
        <w:tc>
          <w:tcPr>
            <w:tcW w:w="1262" w:type="dxa"/>
            <w:tcBorders>
              <w:left w:val="single" w:sz="4" w:space="0" w:color="BFBFBF" w:themeColor="background1" w:themeShade="BF"/>
              <w:right w:val="single" w:sz="12" w:space="0" w:color="BFBFBF" w:themeColor="background1" w:themeShade="BF"/>
            </w:tcBorders>
            <w:shd w:val="clear" w:color="auto" w:fill="C5E0B3" w:themeFill="accent6" w:themeFillTint="66"/>
          </w:tcPr>
          <w:p w14:paraId="3859636A" w14:textId="2E565650" w:rsidR="00DE0F01" w:rsidRDefault="00DE0F01" w:rsidP="00B832E4">
            <w:pPr>
              <w:jc w:val="center"/>
              <w:cnfStyle w:val="000000100000" w:firstRow="0" w:lastRow="0" w:firstColumn="0" w:lastColumn="0" w:oddVBand="0" w:evenVBand="0" w:oddHBand="1" w:evenHBand="0" w:firstRowFirstColumn="0" w:firstRowLastColumn="0" w:lastRowFirstColumn="0" w:lastRowLastColumn="0"/>
              <w:rPr>
                <w:ins w:id="67" w:author="Gontier Charlotte" w:date="2023-06-22T09:53:00Z"/>
                <w:noProof/>
                <w:lang w:eastAsia="fr-FR"/>
              </w:rPr>
            </w:pPr>
            <w:ins w:id="68" w:author="Gontier Charlotte" w:date="2023-06-22T09:59:00Z">
              <w:r>
                <w:rPr>
                  <w:noProof/>
                  <w:lang w:eastAsia="fr-FR"/>
                </w:rPr>
                <w:t>0,94</w:t>
              </w:r>
            </w:ins>
          </w:p>
        </w:tc>
        <w:tc>
          <w:tcPr>
            <w:tcW w:w="1263" w:type="dxa"/>
            <w:tcBorders>
              <w:left w:val="single" w:sz="12" w:space="0" w:color="BFBFBF" w:themeColor="background1" w:themeShade="BF"/>
              <w:right w:val="single" w:sz="12" w:space="0" w:color="BFBFBF" w:themeColor="background1" w:themeShade="BF"/>
            </w:tcBorders>
            <w:shd w:val="clear" w:color="auto" w:fill="C5E0B3" w:themeFill="accent6" w:themeFillTint="66"/>
          </w:tcPr>
          <w:p w14:paraId="621EAB21" w14:textId="55D0F6E3" w:rsidR="00DE0F01" w:rsidRDefault="00DE0F01" w:rsidP="00B832E4">
            <w:pPr>
              <w:jc w:val="center"/>
              <w:cnfStyle w:val="000000100000" w:firstRow="0" w:lastRow="0" w:firstColumn="0" w:lastColumn="0" w:oddVBand="0" w:evenVBand="0" w:oddHBand="1" w:evenHBand="0" w:firstRowFirstColumn="0" w:firstRowLastColumn="0" w:lastRowFirstColumn="0" w:lastRowLastColumn="0"/>
              <w:rPr>
                <w:ins w:id="69" w:author="Gontier Charlotte" w:date="2023-06-22T11:58:00Z"/>
                <w:noProof/>
                <w:lang w:eastAsia="fr-FR"/>
              </w:rPr>
            </w:pPr>
            <w:ins w:id="70" w:author="Gontier Charlotte" w:date="2023-06-22T12:00:00Z">
              <w:r>
                <w:rPr>
                  <w:noProof/>
                  <w:lang w:eastAsia="fr-FR"/>
                </w:rPr>
                <w:t>0,94</w:t>
              </w:r>
            </w:ins>
          </w:p>
        </w:tc>
      </w:tr>
      <w:tr w:rsidR="00EC3FEF" w14:paraId="7D884DEE" w14:textId="4D97F47E" w:rsidTr="000B0CC9">
        <w:tc>
          <w:tcPr>
            <w:cnfStyle w:val="001000000000" w:firstRow="0" w:lastRow="0" w:firstColumn="1" w:lastColumn="0" w:oddVBand="0" w:evenVBand="0" w:oddHBand="0" w:evenHBand="0" w:firstRowFirstColumn="0" w:firstRowLastColumn="0" w:lastRowFirstColumn="0" w:lastRowLastColumn="0"/>
            <w:tcW w:w="1668" w:type="dxa"/>
            <w:vAlign w:val="center"/>
          </w:tcPr>
          <w:p w14:paraId="74E19E8E" w14:textId="77777777" w:rsidR="00DE0F01" w:rsidRDefault="00DE0F01" w:rsidP="00B832E4">
            <w:pPr>
              <w:jc w:val="center"/>
              <w:rPr>
                <w:noProof/>
                <w:lang w:eastAsia="fr-FR"/>
              </w:rPr>
            </w:pPr>
            <w:r>
              <w:rPr>
                <w:noProof/>
                <w:lang w:eastAsia="fr-FR"/>
              </w:rPr>
              <w:t>Tête fémorale Droite</w:t>
            </w:r>
          </w:p>
        </w:tc>
        <w:tc>
          <w:tcPr>
            <w:tcW w:w="559" w:type="dxa"/>
            <w:shd w:val="clear" w:color="auto" w:fill="C5E0B3" w:themeFill="accent6" w:themeFillTint="66"/>
            <w:vAlign w:val="center"/>
          </w:tcPr>
          <w:p w14:paraId="0E8CB67C" w14:textId="77777777" w:rsidR="00DE0F01" w:rsidRDefault="00DE0F01" w:rsidP="00B832E4">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0,76</w:t>
            </w:r>
          </w:p>
        </w:tc>
        <w:tc>
          <w:tcPr>
            <w:tcW w:w="1243" w:type="dxa"/>
            <w:shd w:val="clear" w:color="auto" w:fill="C5E0B3" w:themeFill="accent6" w:themeFillTint="66"/>
            <w:vAlign w:val="center"/>
          </w:tcPr>
          <w:p w14:paraId="47416121" w14:textId="77777777" w:rsidR="00DE0F01" w:rsidRDefault="00DE0F01" w:rsidP="00B832E4">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0,79</w:t>
            </w:r>
          </w:p>
        </w:tc>
        <w:tc>
          <w:tcPr>
            <w:tcW w:w="632" w:type="dxa"/>
            <w:shd w:val="clear" w:color="auto" w:fill="C5E0B3" w:themeFill="accent6" w:themeFillTint="66"/>
            <w:vAlign w:val="center"/>
          </w:tcPr>
          <w:p w14:paraId="3237FDAA" w14:textId="0C3AA6E2" w:rsidR="00DE0F01" w:rsidRDefault="00DE0F01" w:rsidP="00B832E4">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0,74</w:t>
            </w:r>
          </w:p>
        </w:tc>
        <w:tc>
          <w:tcPr>
            <w:tcW w:w="1179" w:type="dxa"/>
            <w:shd w:val="clear" w:color="auto" w:fill="C5E0B3" w:themeFill="accent6" w:themeFillTint="66"/>
            <w:vAlign w:val="center"/>
          </w:tcPr>
          <w:p w14:paraId="290B31F5" w14:textId="30689F3A" w:rsidR="00DE0F01" w:rsidRDefault="00DE0F01" w:rsidP="00B832E4">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0,75</w:t>
            </w:r>
          </w:p>
        </w:tc>
        <w:tc>
          <w:tcPr>
            <w:tcW w:w="632" w:type="dxa"/>
            <w:tcBorders>
              <w:right w:val="single" w:sz="4" w:space="0" w:color="BFBFBF" w:themeColor="background1" w:themeShade="BF"/>
            </w:tcBorders>
            <w:shd w:val="clear" w:color="auto" w:fill="C5E0B3" w:themeFill="accent6" w:themeFillTint="66"/>
            <w:vAlign w:val="center"/>
          </w:tcPr>
          <w:p w14:paraId="2D885D9F" w14:textId="2EA1B17B" w:rsidR="00DE0F01" w:rsidRDefault="00DE0F01" w:rsidP="00B832E4">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0,74</w:t>
            </w:r>
          </w:p>
        </w:tc>
        <w:tc>
          <w:tcPr>
            <w:tcW w:w="14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C5E0B3" w:themeFill="accent6" w:themeFillTint="66"/>
            <w:vAlign w:val="center"/>
          </w:tcPr>
          <w:p w14:paraId="637C5987" w14:textId="6DFCD9ED" w:rsidR="00DE0F01" w:rsidRDefault="00DE0F01" w:rsidP="00B832E4">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0,78</w:t>
            </w:r>
          </w:p>
        </w:tc>
        <w:tc>
          <w:tcPr>
            <w:tcW w:w="1262" w:type="dxa"/>
            <w:tcBorders>
              <w:left w:val="single" w:sz="4" w:space="0" w:color="BFBFBF" w:themeColor="background1" w:themeShade="BF"/>
              <w:right w:val="single" w:sz="12" w:space="0" w:color="BFBFBF" w:themeColor="background1" w:themeShade="BF"/>
            </w:tcBorders>
            <w:shd w:val="clear" w:color="auto" w:fill="C5E0B3" w:themeFill="accent6" w:themeFillTint="66"/>
          </w:tcPr>
          <w:p w14:paraId="50C6B9DE" w14:textId="5FDF42E5" w:rsidR="00DE0F01" w:rsidRDefault="00DE0F01" w:rsidP="00B832E4">
            <w:pPr>
              <w:jc w:val="center"/>
              <w:cnfStyle w:val="000000000000" w:firstRow="0" w:lastRow="0" w:firstColumn="0" w:lastColumn="0" w:oddVBand="0" w:evenVBand="0" w:oddHBand="0" w:evenHBand="0" w:firstRowFirstColumn="0" w:firstRowLastColumn="0" w:lastRowFirstColumn="0" w:lastRowLastColumn="0"/>
              <w:rPr>
                <w:ins w:id="71" w:author="Gontier Charlotte" w:date="2023-06-22T09:53:00Z"/>
                <w:noProof/>
                <w:lang w:eastAsia="fr-FR"/>
              </w:rPr>
            </w:pPr>
            <w:ins w:id="72" w:author="Gontier Charlotte" w:date="2023-06-22T09:59:00Z">
              <w:r>
                <w:rPr>
                  <w:noProof/>
                  <w:lang w:eastAsia="fr-FR"/>
                </w:rPr>
                <w:t>0,79</w:t>
              </w:r>
            </w:ins>
          </w:p>
        </w:tc>
        <w:tc>
          <w:tcPr>
            <w:tcW w:w="1263" w:type="dxa"/>
            <w:tcBorders>
              <w:left w:val="single" w:sz="12" w:space="0" w:color="BFBFBF" w:themeColor="background1" w:themeShade="BF"/>
              <w:right w:val="single" w:sz="12" w:space="0" w:color="BFBFBF" w:themeColor="background1" w:themeShade="BF"/>
            </w:tcBorders>
            <w:shd w:val="clear" w:color="auto" w:fill="C5E0B3" w:themeFill="accent6" w:themeFillTint="66"/>
          </w:tcPr>
          <w:p w14:paraId="598B6801" w14:textId="5A386A2C" w:rsidR="00DE0F01" w:rsidRDefault="00DE0F01" w:rsidP="00B832E4">
            <w:pPr>
              <w:jc w:val="center"/>
              <w:cnfStyle w:val="000000000000" w:firstRow="0" w:lastRow="0" w:firstColumn="0" w:lastColumn="0" w:oddVBand="0" w:evenVBand="0" w:oddHBand="0" w:evenHBand="0" w:firstRowFirstColumn="0" w:firstRowLastColumn="0" w:lastRowFirstColumn="0" w:lastRowLastColumn="0"/>
              <w:rPr>
                <w:noProof/>
                <w:lang w:eastAsia="fr-FR"/>
              </w:rPr>
            </w:pPr>
            <w:ins w:id="73" w:author="Gontier Charlotte" w:date="2023-06-22T12:00:00Z">
              <w:r>
                <w:rPr>
                  <w:noProof/>
                  <w:lang w:eastAsia="fr-FR"/>
                </w:rPr>
                <w:t>0,79</w:t>
              </w:r>
            </w:ins>
          </w:p>
        </w:tc>
      </w:tr>
      <w:tr w:rsidR="007B129F" w14:paraId="7055FE41" w14:textId="5421CD39" w:rsidTr="000B0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7122AD40" w14:textId="77777777" w:rsidR="00DE0F01" w:rsidRDefault="00DE0F01" w:rsidP="00B832E4">
            <w:pPr>
              <w:jc w:val="center"/>
              <w:rPr>
                <w:noProof/>
                <w:lang w:eastAsia="fr-FR"/>
              </w:rPr>
            </w:pPr>
            <w:r>
              <w:rPr>
                <w:noProof/>
                <w:lang w:eastAsia="fr-FR"/>
              </w:rPr>
              <w:t>Paroi vésicale</w:t>
            </w:r>
          </w:p>
        </w:tc>
        <w:tc>
          <w:tcPr>
            <w:tcW w:w="559" w:type="dxa"/>
            <w:shd w:val="clear" w:color="auto" w:fill="F7CAAC" w:themeFill="accent2" w:themeFillTint="66"/>
            <w:vAlign w:val="center"/>
          </w:tcPr>
          <w:p w14:paraId="5A5D71F3" w14:textId="77777777" w:rsidR="00DE0F01" w:rsidRDefault="00DE0F01"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0,25</w:t>
            </w:r>
          </w:p>
        </w:tc>
        <w:tc>
          <w:tcPr>
            <w:tcW w:w="1243" w:type="dxa"/>
            <w:shd w:val="clear" w:color="auto" w:fill="F7CAAC" w:themeFill="accent2" w:themeFillTint="66"/>
            <w:vAlign w:val="center"/>
          </w:tcPr>
          <w:p w14:paraId="4DE9614D" w14:textId="77777777" w:rsidR="00DE0F01" w:rsidRDefault="00DE0F01"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0,31</w:t>
            </w:r>
          </w:p>
        </w:tc>
        <w:tc>
          <w:tcPr>
            <w:tcW w:w="632" w:type="dxa"/>
            <w:shd w:val="clear" w:color="auto" w:fill="C5E0B3" w:themeFill="accent6" w:themeFillTint="66"/>
            <w:vAlign w:val="center"/>
          </w:tcPr>
          <w:p w14:paraId="0D46A1A4" w14:textId="2FEC7DC6" w:rsidR="00DE0F01" w:rsidRDefault="00DE0F01"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0,80</w:t>
            </w:r>
          </w:p>
        </w:tc>
        <w:tc>
          <w:tcPr>
            <w:tcW w:w="1179" w:type="dxa"/>
            <w:shd w:val="clear" w:color="auto" w:fill="C5E0B3" w:themeFill="accent6" w:themeFillTint="66"/>
            <w:vAlign w:val="center"/>
          </w:tcPr>
          <w:p w14:paraId="69B3BBCF" w14:textId="519E1C99" w:rsidR="00DE0F01" w:rsidRDefault="00DE0F01"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0,79</w:t>
            </w:r>
          </w:p>
        </w:tc>
        <w:tc>
          <w:tcPr>
            <w:tcW w:w="632" w:type="dxa"/>
            <w:tcBorders>
              <w:right w:val="single" w:sz="4" w:space="0" w:color="BFBFBF" w:themeColor="background1" w:themeShade="BF"/>
            </w:tcBorders>
            <w:shd w:val="clear" w:color="auto" w:fill="C5E0B3" w:themeFill="accent6" w:themeFillTint="66"/>
            <w:vAlign w:val="center"/>
          </w:tcPr>
          <w:p w14:paraId="2F38ECFC" w14:textId="2E911178" w:rsidR="00DE0F01" w:rsidRDefault="00DE0F01"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0,74</w:t>
            </w:r>
          </w:p>
        </w:tc>
        <w:tc>
          <w:tcPr>
            <w:tcW w:w="14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C5E0B3" w:themeFill="accent6" w:themeFillTint="66"/>
            <w:vAlign w:val="center"/>
          </w:tcPr>
          <w:p w14:paraId="35E851E5" w14:textId="78AC6892" w:rsidR="00DE0F01" w:rsidRDefault="00DE0F01"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0,76</w:t>
            </w:r>
          </w:p>
        </w:tc>
        <w:tc>
          <w:tcPr>
            <w:tcW w:w="1262" w:type="dxa"/>
            <w:tcBorders>
              <w:left w:val="single" w:sz="4" w:space="0" w:color="BFBFBF" w:themeColor="background1" w:themeShade="BF"/>
              <w:right w:val="single" w:sz="12" w:space="0" w:color="BFBFBF" w:themeColor="background1" w:themeShade="BF"/>
            </w:tcBorders>
            <w:shd w:val="clear" w:color="auto" w:fill="C5E0B3" w:themeFill="accent6" w:themeFillTint="66"/>
          </w:tcPr>
          <w:p w14:paraId="7D01F34D" w14:textId="44856232" w:rsidR="00DE0F01" w:rsidRDefault="00DE0F01"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ins w:id="74" w:author="Gontier Charlotte" w:date="2023-06-22T09:59:00Z">
              <w:r>
                <w:rPr>
                  <w:noProof/>
                  <w:lang w:eastAsia="fr-FR"/>
                </w:rPr>
                <w:t>0,80</w:t>
              </w:r>
            </w:ins>
          </w:p>
        </w:tc>
        <w:tc>
          <w:tcPr>
            <w:tcW w:w="1263" w:type="dxa"/>
            <w:tcBorders>
              <w:left w:val="single" w:sz="12" w:space="0" w:color="BFBFBF" w:themeColor="background1" w:themeShade="BF"/>
              <w:right w:val="single" w:sz="12" w:space="0" w:color="BFBFBF" w:themeColor="background1" w:themeShade="BF"/>
            </w:tcBorders>
            <w:shd w:val="clear" w:color="auto" w:fill="C5E0B3" w:themeFill="accent6" w:themeFillTint="66"/>
          </w:tcPr>
          <w:p w14:paraId="2FCADBE6" w14:textId="49584C45" w:rsidR="00DE0F01" w:rsidRDefault="00DE0F01" w:rsidP="00B832E4">
            <w:pPr>
              <w:jc w:val="center"/>
              <w:cnfStyle w:val="000000100000" w:firstRow="0" w:lastRow="0" w:firstColumn="0" w:lastColumn="0" w:oddVBand="0" w:evenVBand="0" w:oddHBand="1" w:evenHBand="0" w:firstRowFirstColumn="0" w:firstRowLastColumn="0" w:lastRowFirstColumn="0" w:lastRowLastColumn="0"/>
              <w:rPr>
                <w:ins w:id="75" w:author="Gontier Charlotte" w:date="2023-06-22T11:58:00Z"/>
                <w:noProof/>
                <w:lang w:eastAsia="fr-FR"/>
              </w:rPr>
            </w:pPr>
            <w:ins w:id="76" w:author="Gontier Charlotte" w:date="2023-06-22T12:00:00Z">
              <w:r>
                <w:rPr>
                  <w:noProof/>
                  <w:lang w:eastAsia="fr-FR"/>
                </w:rPr>
                <w:t>0,89</w:t>
              </w:r>
            </w:ins>
          </w:p>
        </w:tc>
      </w:tr>
      <w:tr w:rsidR="007B129F" w14:paraId="685DC4CA" w14:textId="1462D861" w:rsidTr="000B0CC9">
        <w:tc>
          <w:tcPr>
            <w:cnfStyle w:val="001000000000" w:firstRow="0" w:lastRow="0" w:firstColumn="1" w:lastColumn="0" w:oddVBand="0" w:evenVBand="0" w:oddHBand="0" w:evenHBand="0" w:firstRowFirstColumn="0" w:firstRowLastColumn="0" w:lastRowFirstColumn="0" w:lastRowLastColumn="0"/>
            <w:tcW w:w="1668" w:type="dxa"/>
            <w:vAlign w:val="center"/>
          </w:tcPr>
          <w:p w14:paraId="2E07FCA0" w14:textId="77777777" w:rsidR="00DE0F01" w:rsidRDefault="00DE0F01" w:rsidP="00B832E4">
            <w:pPr>
              <w:jc w:val="center"/>
              <w:rPr>
                <w:noProof/>
                <w:lang w:eastAsia="fr-FR"/>
              </w:rPr>
            </w:pPr>
            <w:r>
              <w:rPr>
                <w:noProof/>
                <w:lang w:eastAsia="fr-FR"/>
              </w:rPr>
              <w:t>Paroi rectale</w:t>
            </w:r>
          </w:p>
        </w:tc>
        <w:tc>
          <w:tcPr>
            <w:tcW w:w="559" w:type="dxa"/>
            <w:shd w:val="clear" w:color="auto" w:fill="F7CAAC" w:themeFill="accent2" w:themeFillTint="66"/>
            <w:vAlign w:val="center"/>
          </w:tcPr>
          <w:p w14:paraId="03734718" w14:textId="77777777" w:rsidR="00DE0F01" w:rsidRDefault="00DE0F01" w:rsidP="00B832E4">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0,14</w:t>
            </w:r>
          </w:p>
        </w:tc>
        <w:tc>
          <w:tcPr>
            <w:tcW w:w="1243" w:type="dxa"/>
            <w:vAlign w:val="center"/>
          </w:tcPr>
          <w:p w14:paraId="787B0356" w14:textId="77777777" w:rsidR="00DE0F01" w:rsidRDefault="00DE0F01" w:rsidP="00B832E4">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0,52</w:t>
            </w:r>
          </w:p>
        </w:tc>
        <w:tc>
          <w:tcPr>
            <w:tcW w:w="632" w:type="dxa"/>
            <w:shd w:val="clear" w:color="auto" w:fill="F7CAAC" w:themeFill="accent2" w:themeFillTint="66"/>
            <w:vAlign w:val="center"/>
          </w:tcPr>
          <w:p w14:paraId="223BED1C" w14:textId="4A23A9A5" w:rsidR="00DE0F01" w:rsidRDefault="00DE0F01" w:rsidP="00B832E4">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0,33</w:t>
            </w:r>
          </w:p>
        </w:tc>
        <w:tc>
          <w:tcPr>
            <w:tcW w:w="1179" w:type="dxa"/>
            <w:shd w:val="clear" w:color="auto" w:fill="F7CAAC" w:themeFill="accent2" w:themeFillTint="66"/>
            <w:vAlign w:val="center"/>
          </w:tcPr>
          <w:p w14:paraId="7004102E" w14:textId="7910F45C" w:rsidR="00DE0F01" w:rsidRDefault="00DE0F01" w:rsidP="00B832E4">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0,33</w:t>
            </w:r>
          </w:p>
        </w:tc>
        <w:tc>
          <w:tcPr>
            <w:tcW w:w="632" w:type="dxa"/>
            <w:tcBorders>
              <w:right w:val="single" w:sz="4" w:space="0" w:color="BFBFBF" w:themeColor="background1" w:themeShade="BF"/>
            </w:tcBorders>
            <w:shd w:val="clear" w:color="auto" w:fill="F7CAAC" w:themeFill="accent2" w:themeFillTint="66"/>
            <w:vAlign w:val="center"/>
          </w:tcPr>
          <w:p w14:paraId="66ED99B6" w14:textId="60DA6DD9" w:rsidR="00DE0F01" w:rsidRDefault="00DE0F01" w:rsidP="00B832E4">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0,26</w:t>
            </w:r>
          </w:p>
        </w:tc>
        <w:tc>
          <w:tcPr>
            <w:tcW w:w="14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7CAAC" w:themeFill="accent2" w:themeFillTint="66"/>
            <w:vAlign w:val="center"/>
          </w:tcPr>
          <w:p w14:paraId="442ED5A0" w14:textId="6231EAA9" w:rsidR="00DE0F01" w:rsidRDefault="00DE0F01" w:rsidP="00B832E4">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0,25</w:t>
            </w:r>
          </w:p>
        </w:tc>
        <w:tc>
          <w:tcPr>
            <w:tcW w:w="1262" w:type="dxa"/>
            <w:tcBorders>
              <w:left w:val="single" w:sz="4" w:space="0" w:color="BFBFBF" w:themeColor="background1" w:themeShade="BF"/>
              <w:right w:val="single" w:sz="12" w:space="0" w:color="BFBFBF" w:themeColor="background1" w:themeShade="BF"/>
            </w:tcBorders>
            <w:shd w:val="clear" w:color="auto" w:fill="F7CAAC" w:themeFill="accent2" w:themeFillTint="66"/>
          </w:tcPr>
          <w:p w14:paraId="7D626654" w14:textId="644A9A41" w:rsidR="00DE0F01" w:rsidRDefault="00DE0F01" w:rsidP="00B832E4">
            <w:pPr>
              <w:jc w:val="center"/>
              <w:cnfStyle w:val="000000000000" w:firstRow="0" w:lastRow="0" w:firstColumn="0" w:lastColumn="0" w:oddVBand="0" w:evenVBand="0" w:oddHBand="0" w:evenHBand="0" w:firstRowFirstColumn="0" w:firstRowLastColumn="0" w:lastRowFirstColumn="0" w:lastRowLastColumn="0"/>
              <w:rPr>
                <w:ins w:id="77" w:author="Gontier Charlotte" w:date="2023-06-22T09:53:00Z"/>
                <w:noProof/>
                <w:lang w:eastAsia="fr-FR"/>
              </w:rPr>
            </w:pPr>
            <w:ins w:id="78" w:author="Gontier Charlotte" w:date="2023-06-22T09:59:00Z">
              <w:r>
                <w:rPr>
                  <w:noProof/>
                  <w:lang w:eastAsia="fr-FR"/>
                </w:rPr>
                <w:t>0,1</w:t>
              </w:r>
            </w:ins>
          </w:p>
        </w:tc>
        <w:tc>
          <w:tcPr>
            <w:tcW w:w="1263" w:type="dxa"/>
            <w:tcBorders>
              <w:left w:val="single" w:sz="12" w:space="0" w:color="BFBFBF" w:themeColor="background1" w:themeShade="BF"/>
              <w:right w:val="single" w:sz="12" w:space="0" w:color="BFBFBF" w:themeColor="background1" w:themeShade="BF"/>
            </w:tcBorders>
            <w:shd w:val="clear" w:color="auto" w:fill="F7CAAC" w:themeFill="accent2" w:themeFillTint="66"/>
          </w:tcPr>
          <w:p w14:paraId="2F13C234" w14:textId="0D604B8C" w:rsidR="00DE0F01" w:rsidRDefault="00DE0F01" w:rsidP="00B832E4">
            <w:pPr>
              <w:jc w:val="center"/>
              <w:cnfStyle w:val="000000000000" w:firstRow="0" w:lastRow="0" w:firstColumn="0" w:lastColumn="0" w:oddVBand="0" w:evenVBand="0" w:oddHBand="0" w:evenHBand="0" w:firstRowFirstColumn="0" w:firstRowLastColumn="0" w:lastRowFirstColumn="0" w:lastRowLastColumn="0"/>
              <w:rPr>
                <w:ins w:id="79" w:author="Gontier Charlotte" w:date="2023-06-22T11:58:00Z"/>
                <w:noProof/>
                <w:lang w:eastAsia="fr-FR"/>
              </w:rPr>
            </w:pPr>
            <w:ins w:id="80" w:author="Gontier Charlotte" w:date="2023-06-22T12:00:00Z">
              <w:r>
                <w:rPr>
                  <w:noProof/>
                  <w:lang w:eastAsia="fr-FR"/>
                </w:rPr>
                <w:t>0,12</w:t>
              </w:r>
            </w:ins>
          </w:p>
        </w:tc>
      </w:tr>
      <w:tr w:rsidR="007B129F" w14:paraId="796B5DAE" w14:textId="240E0AE0" w:rsidTr="000B0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70536A99" w14:textId="77777777" w:rsidR="00DE0F01" w:rsidRDefault="00DE0F01" w:rsidP="00B832E4">
            <w:pPr>
              <w:jc w:val="center"/>
              <w:rPr>
                <w:noProof/>
                <w:lang w:eastAsia="fr-FR"/>
              </w:rPr>
            </w:pPr>
            <w:r>
              <w:rPr>
                <w:noProof/>
                <w:lang w:eastAsia="fr-FR"/>
              </w:rPr>
              <w:t>Intestins</w:t>
            </w:r>
          </w:p>
        </w:tc>
        <w:tc>
          <w:tcPr>
            <w:tcW w:w="559" w:type="dxa"/>
            <w:vAlign w:val="center"/>
          </w:tcPr>
          <w:p w14:paraId="4B2D5B07" w14:textId="77777777" w:rsidR="00DE0F01" w:rsidRDefault="00DE0F01"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0,61</w:t>
            </w:r>
          </w:p>
        </w:tc>
        <w:tc>
          <w:tcPr>
            <w:tcW w:w="1243" w:type="dxa"/>
            <w:vAlign w:val="center"/>
          </w:tcPr>
          <w:p w14:paraId="260A07AB" w14:textId="77777777" w:rsidR="00DE0F01" w:rsidRDefault="00DE0F01"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0,56</w:t>
            </w:r>
          </w:p>
        </w:tc>
        <w:tc>
          <w:tcPr>
            <w:tcW w:w="632" w:type="dxa"/>
            <w:shd w:val="clear" w:color="auto" w:fill="auto"/>
            <w:vAlign w:val="center"/>
          </w:tcPr>
          <w:p w14:paraId="69D4E2B7" w14:textId="30B33241" w:rsidR="00DE0F01" w:rsidRDefault="00DE0F01"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0,64</w:t>
            </w:r>
          </w:p>
        </w:tc>
        <w:tc>
          <w:tcPr>
            <w:tcW w:w="1179" w:type="dxa"/>
            <w:shd w:val="clear" w:color="auto" w:fill="auto"/>
            <w:vAlign w:val="center"/>
          </w:tcPr>
          <w:p w14:paraId="270A7E25" w14:textId="3C400D0C" w:rsidR="00DE0F01" w:rsidRDefault="00DE0F01"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0,63</w:t>
            </w:r>
          </w:p>
        </w:tc>
        <w:tc>
          <w:tcPr>
            <w:tcW w:w="632" w:type="dxa"/>
            <w:tcBorders>
              <w:right w:val="single" w:sz="4" w:space="0" w:color="BFBFBF" w:themeColor="background1" w:themeShade="BF"/>
            </w:tcBorders>
            <w:shd w:val="clear" w:color="auto" w:fill="auto"/>
            <w:vAlign w:val="center"/>
          </w:tcPr>
          <w:p w14:paraId="589607FD" w14:textId="39ABBC94" w:rsidR="00DE0F01" w:rsidRDefault="00DE0F01"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0,62</w:t>
            </w:r>
          </w:p>
        </w:tc>
        <w:tc>
          <w:tcPr>
            <w:tcW w:w="14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EBD57BE" w14:textId="12CC2425" w:rsidR="00DE0F01" w:rsidRDefault="00DE0F01"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0,60</w:t>
            </w:r>
          </w:p>
        </w:tc>
        <w:tc>
          <w:tcPr>
            <w:tcW w:w="1262" w:type="dxa"/>
            <w:tcBorders>
              <w:left w:val="single" w:sz="4" w:space="0" w:color="BFBFBF" w:themeColor="background1" w:themeShade="BF"/>
              <w:right w:val="single" w:sz="12" w:space="0" w:color="BFBFBF" w:themeColor="background1" w:themeShade="BF"/>
            </w:tcBorders>
          </w:tcPr>
          <w:p w14:paraId="72CC0734" w14:textId="5218197A" w:rsidR="00DE0F01" w:rsidRDefault="00DE0F01" w:rsidP="00B832E4">
            <w:pPr>
              <w:jc w:val="center"/>
              <w:cnfStyle w:val="000000100000" w:firstRow="0" w:lastRow="0" w:firstColumn="0" w:lastColumn="0" w:oddVBand="0" w:evenVBand="0" w:oddHBand="1" w:evenHBand="0" w:firstRowFirstColumn="0" w:firstRowLastColumn="0" w:lastRowFirstColumn="0" w:lastRowLastColumn="0"/>
              <w:rPr>
                <w:ins w:id="81" w:author="Gontier Charlotte" w:date="2023-06-22T09:53:00Z"/>
                <w:noProof/>
                <w:lang w:eastAsia="fr-FR"/>
              </w:rPr>
            </w:pPr>
            <w:ins w:id="82" w:author="Gontier Charlotte" w:date="2023-06-22T09:59:00Z">
              <w:r>
                <w:rPr>
                  <w:noProof/>
                  <w:lang w:eastAsia="fr-FR"/>
                </w:rPr>
                <w:t>0,66</w:t>
              </w:r>
            </w:ins>
          </w:p>
        </w:tc>
        <w:tc>
          <w:tcPr>
            <w:tcW w:w="1263" w:type="dxa"/>
            <w:tcBorders>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C5E0B3" w:themeFill="accent6" w:themeFillTint="66"/>
          </w:tcPr>
          <w:p w14:paraId="49C3FFE0" w14:textId="2C3DEA98" w:rsidR="00DE0F01" w:rsidRDefault="00DE0F01" w:rsidP="00B832E4">
            <w:pPr>
              <w:jc w:val="center"/>
              <w:cnfStyle w:val="000000100000" w:firstRow="0" w:lastRow="0" w:firstColumn="0" w:lastColumn="0" w:oddVBand="0" w:evenVBand="0" w:oddHBand="1" w:evenHBand="0" w:firstRowFirstColumn="0" w:firstRowLastColumn="0" w:lastRowFirstColumn="0" w:lastRowLastColumn="0"/>
              <w:rPr>
                <w:ins w:id="83" w:author="Gontier Charlotte" w:date="2023-06-22T11:58:00Z"/>
                <w:noProof/>
                <w:lang w:eastAsia="fr-FR"/>
              </w:rPr>
            </w:pPr>
            <w:ins w:id="84" w:author="Gontier Charlotte" w:date="2023-06-22T12:00:00Z">
              <w:r>
                <w:rPr>
                  <w:noProof/>
                  <w:lang w:eastAsia="fr-FR"/>
                </w:rPr>
                <w:t>0,70</w:t>
              </w:r>
            </w:ins>
          </w:p>
        </w:tc>
      </w:tr>
    </w:tbl>
    <w:p w14:paraId="26F5CDBB" w14:textId="77777777" w:rsidR="00B04D25" w:rsidRDefault="00B04D25" w:rsidP="00A4171E"/>
    <w:p w14:paraId="4ACC3D5D" w14:textId="4B41C927" w:rsidR="00C93B0B" w:rsidRDefault="00C93B0B" w:rsidP="004834FB">
      <w:pPr>
        <w:jc w:val="both"/>
        <w:rPr>
          <w:ins w:id="85" w:author="Gontier Charlotte" w:date="2023-06-22T17:08:00Z"/>
        </w:rPr>
      </w:pPr>
      <w:ins w:id="86" w:author="Gontier Charlotte" w:date="2023-06-22T14:10:00Z">
        <w:r>
          <w:lastRenderedPageBreak/>
          <w:t>Nous observons de cette métrique que la paroi rectale n’est jamais correctement déformée. Ce qui est lié à la</w:t>
        </w:r>
      </w:ins>
      <w:ins w:id="87" w:author="Gontier Charlotte" w:date="2023-06-22T14:11:00Z">
        <w:r>
          <w:t xml:space="preserve"> </w:t>
        </w:r>
      </w:ins>
      <w:ins w:id="88" w:author="Gontier Charlotte" w:date="2023-06-22T14:10:00Z">
        <w:r>
          <w:t xml:space="preserve">limite de délinéation </w:t>
        </w:r>
      </w:ins>
      <w:ins w:id="89" w:author="Gontier Charlotte" w:date="2023-06-22T17:02:00Z">
        <w:r w:rsidR="0091168B">
          <w:t xml:space="preserve">qui est </w:t>
        </w:r>
      </w:ins>
      <w:ins w:id="90" w:author="Gontier Charlotte" w:date="2023-06-22T14:11:00Z">
        <w:r>
          <w:t>différente</w:t>
        </w:r>
      </w:ins>
      <w:ins w:id="91" w:author="Gontier Charlotte" w:date="2023-06-22T14:10:00Z">
        <w:r>
          <w:t xml:space="preserve"> sur les </w:t>
        </w:r>
      </w:ins>
      <w:ins w:id="92" w:author="Gontier Charlotte" w:date="2023-06-22T14:11:00Z">
        <w:r>
          <w:t>2 CT.</w:t>
        </w:r>
        <w:r w:rsidR="00024086">
          <w:t xml:space="preserve"> Le</w:t>
        </w:r>
      </w:ins>
      <w:ins w:id="93" w:author="Gontier Charlotte" w:date="2023-06-22T14:13:00Z">
        <w:r w:rsidR="00122B3F">
          <w:t>s</w:t>
        </w:r>
      </w:ins>
      <w:ins w:id="94" w:author="Gontier Charlotte" w:date="2023-06-22T14:11:00Z">
        <w:r w:rsidR="00024086">
          <w:t xml:space="preserve"> rein</w:t>
        </w:r>
      </w:ins>
      <w:ins w:id="95" w:author="Gontier Charlotte" w:date="2023-06-22T14:14:00Z">
        <w:r w:rsidR="00122B3F">
          <w:t>s sont coupés sur l’un des CT</w:t>
        </w:r>
        <w:r w:rsidR="00D638EC">
          <w:t>, cependant, le</w:t>
        </w:r>
      </w:ins>
      <w:ins w:id="96" w:author="Gontier Charlotte" w:date="2023-06-22T14:11:00Z">
        <w:r w:rsidR="00024086">
          <w:t xml:space="preserve"> droit est mieux géré par l’algorithme </w:t>
        </w:r>
      </w:ins>
      <w:ins w:id="97" w:author="Gontier Charlotte" w:date="2023-06-22T14:14:00Z">
        <w:r w:rsidR="00D638EC">
          <w:t>car la différence de volume est moindre que pour le gauche entre les 2 CT.</w:t>
        </w:r>
      </w:ins>
      <w:ins w:id="98" w:author="Gontier Charlotte" w:date="2023-06-22T17:02:00Z">
        <w:r w:rsidR="0098358F">
          <w:t xml:space="preserve"> La moelle et les t</w:t>
        </w:r>
      </w:ins>
      <w:ins w:id="99" w:author="Gontier Charlotte" w:date="2023-06-22T17:03:00Z">
        <w:r w:rsidR="0098358F">
          <w:t>êtes fémorales ont de meilleurs résultats lorsque l</w:t>
        </w:r>
      </w:ins>
      <w:ins w:id="100" w:author="Gontier Charlotte" w:date="2023-06-22T17:04:00Z">
        <w:r w:rsidR="0098358F">
          <w:t xml:space="preserve">’option gris est conservée. Ce qui est </w:t>
        </w:r>
      </w:ins>
      <w:ins w:id="101" w:author="Gontier Charlotte" w:date="2023-06-23T10:17:00Z">
        <w:r w:rsidR="002D5742">
          <w:t>cohérent</w:t>
        </w:r>
      </w:ins>
      <w:ins w:id="102" w:author="Gontier Charlotte" w:date="2023-06-22T17:04:00Z">
        <w:r w:rsidR="0098358F">
          <w:t xml:space="preserve"> puisque leur contraste permet de s’affranchir sans problème du ROI </w:t>
        </w:r>
        <w:proofErr w:type="spellStart"/>
        <w:r w:rsidR="0098358F">
          <w:t>controlled</w:t>
        </w:r>
        <w:proofErr w:type="spellEnd"/>
        <w:r w:rsidR="0098358F">
          <w:t xml:space="preserve"> sur ces structures.</w:t>
        </w:r>
      </w:ins>
      <w:ins w:id="103" w:author="Gontier Charlotte" w:date="2023-06-22T17:05:00Z">
        <w:r w:rsidR="00C11CC9">
          <w:t xml:space="preserve"> Enfin, la vessie est mieux déformée lorsqu’elle est sélectionnée pour la déformation. Pour les intestins, le volume est doté de beaucoup d</w:t>
        </w:r>
      </w:ins>
      <w:ins w:id="104" w:author="Gontier Charlotte" w:date="2023-06-22T17:06:00Z">
        <w:r w:rsidR="00C11CC9">
          <w:t xml:space="preserve">’hétérogénéités mais il n’est pas recommandable d’utiliser un </w:t>
        </w:r>
        <w:proofErr w:type="spellStart"/>
        <w:r w:rsidR="00C11CC9">
          <w:t>controlled</w:t>
        </w:r>
        <w:proofErr w:type="spellEnd"/>
        <w:r w:rsidR="00C11CC9">
          <w:t xml:space="preserve"> by intestins pour les problématiques de délinéation non reproductibles</w:t>
        </w:r>
      </w:ins>
      <w:ins w:id="105" w:author="Gontier Charlotte" w:date="2023-06-22T17:07:00Z">
        <w:r w:rsidR="00C11CC9">
          <w:t>. Les résultats associés à cette structure semblent être non lié à l’utilisation de l’option gris.</w:t>
        </w:r>
      </w:ins>
    </w:p>
    <w:p w14:paraId="286AEF86" w14:textId="62D1D806" w:rsidR="00EC3FEF" w:rsidRDefault="00EC3FEF" w:rsidP="004834FB">
      <w:pPr>
        <w:jc w:val="both"/>
        <w:rPr>
          <w:ins w:id="106" w:author="Gontier Charlotte" w:date="2023-06-22T17:07:00Z"/>
        </w:rPr>
      </w:pPr>
      <w:ins w:id="107" w:author="Gontier Charlotte" w:date="2023-06-22T17:09:00Z">
        <w:r>
          <w:t>Finalement, en ne prenant en compte que cette métrique, le meilleur résultat est celui obtenu en conservant l</w:t>
        </w:r>
      </w:ins>
      <w:ins w:id="108" w:author="Gontier Charlotte" w:date="2023-06-22T17:10:00Z">
        <w:r>
          <w:t xml:space="preserve">’option de gris et en utilisant un </w:t>
        </w:r>
        <w:proofErr w:type="spellStart"/>
        <w:r>
          <w:t>controlled</w:t>
        </w:r>
        <w:proofErr w:type="spellEnd"/>
        <w:r>
          <w:t xml:space="preserve"> by la vessie.</w:t>
        </w:r>
      </w:ins>
    </w:p>
    <w:p w14:paraId="07C8AB68" w14:textId="6F7D57DF" w:rsidR="001B7C56" w:rsidRDefault="00514C5F" w:rsidP="0089541D">
      <w:pPr>
        <w:jc w:val="both"/>
        <w:rPr>
          <w:noProof/>
          <w:lang w:eastAsia="fr-FR"/>
        </w:rPr>
      </w:pPr>
      <w:ins w:id="109" w:author="Gontier Charlotte" w:date="2023-06-22T17:15:00Z">
        <w:r>
          <w:t xml:space="preserve">Une autre manière d’évaluer la qualité de la déformation est de déformer la matrice de dose du CT </w:t>
        </w:r>
      </w:ins>
      <w:ins w:id="110" w:author="Gontier Charlotte" w:date="2023-06-22T17:16:00Z">
        <w:r>
          <w:t>de l’ancien traitement</w:t>
        </w:r>
      </w:ins>
      <w:ins w:id="111" w:author="Gontier Charlotte" w:date="2023-06-22T17:15:00Z">
        <w:r>
          <w:t xml:space="preserve"> et de la calculer sur le CT</w:t>
        </w:r>
      </w:ins>
      <w:ins w:id="112" w:author="Gontier Charlotte" w:date="2023-06-22T17:16:00Z">
        <w:r>
          <w:t xml:space="preserve"> </w:t>
        </w:r>
      </w:ins>
      <w:ins w:id="113" w:author="Gontier Charlotte" w:date="2023-06-22T17:19:00Z">
        <w:r w:rsidR="008C5CA6">
          <w:t>du traitement à venir</w:t>
        </w:r>
      </w:ins>
      <w:ins w:id="114" w:author="Gontier Charlotte" w:date="2023-06-22T17:16:00Z">
        <w:r>
          <w:t xml:space="preserve">. En comparant l’ancien traitement sur son CT de référence et </w:t>
        </w:r>
      </w:ins>
      <w:ins w:id="115" w:author="Gontier Charlotte" w:date="2023-06-22T17:17:00Z">
        <w:r>
          <w:t xml:space="preserve">la matrice de dose </w:t>
        </w:r>
      </w:ins>
      <w:ins w:id="116" w:author="Gontier Charlotte" w:date="2023-06-22T17:19:00Z">
        <w:r w:rsidR="008C5CA6">
          <w:t>déformée sur le nouveau CT</w:t>
        </w:r>
      </w:ins>
      <w:ins w:id="117" w:author="Gontier Charlotte" w:date="2023-06-22T17:17:00Z">
        <w:r>
          <w:t xml:space="preserve">, les </w:t>
        </w:r>
        <w:r w:rsidR="008C5CA6">
          <w:t>statistiques</w:t>
        </w:r>
        <w:r>
          <w:t xml:space="preserve"> de dose des volumes doivent être équivalent ou proches.</w:t>
        </w:r>
      </w:ins>
      <w:r w:rsidR="000A25ED" w:rsidRPr="000A25ED">
        <w:rPr>
          <w:noProof/>
          <w:lang w:eastAsia="fr-FR"/>
        </w:rPr>
        <w:t xml:space="preserve">   </w:t>
      </w:r>
    </w:p>
    <w:p w14:paraId="7D23531D" w14:textId="41D3E534" w:rsidR="000557FC" w:rsidRDefault="004309A7" w:rsidP="00812B8C">
      <w:pPr>
        <w:rPr>
          <w:noProof/>
          <w:lang w:eastAsia="fr-FR"/>
        </w:rPr>
      </w:pPr>
      <w:r w:rsidRPr="004309A7">
        <w:rPr>
          <w:noProof/>
          <w:lang w:eastAsia="fr-FR"/>
        </w:rPr>
        <w:drawing>
          <wp:anchor distT="0" distB="0" distL="114300" distR="114300" simplePos="0" relativeHeight="251668480" behindDoc="1" locked="0" layoutInCell="1" allowOverlap="1" wp14:anchorId="4D1EFDCA" wp14:editId="6549C1ED">
            <wp:simplePos x="0" y="0"/>
            <wp:positionH relativeFrom="column">
              <wp:posOffset>1659255</wp:posOffset>
            </wp:positionH>
            <wp:positionV relativeFrom="paragraph">
              <wp:posOffset>83820</wp:posOffset>
            </wp:positionV>
            <wp:extent cx="2082800" cy="1772920"/>
            <wp:effectExtent l="0" t="0" r="0" b="0"/>
            <wp:wrapTight wrapText="bothSides">
              <wp:wrapPolygon edited="0">
                <wp:start x="0" y="0"/>
                <wp:lineTo x="0" y="21352"/>
                <wp:lineTo x="21337" y="21352"/>
                <wp:lineTo x="21337"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82800" cy="1772920"/>
                    </a:xfrm>
                    <a:prstGeom prst="rect">
                      <a:avLst/>
                    </a:prstGeom>
                  </pic:spPr>
                </pic:pic>
              </a:graphicData>
            </a:graphic>
            <wp14:sizeRelH relativeFrom="margin">
              <wp14:pctWidth>0</wp14:pctWidth>
            </wp14:sizeRelH>
            <wp14:sizeRelV relativeFrom="margin">
              <wp14:pctHeight>0</wp14:pctHeight>
            </wp14:sizeRelV>
          </wp:anchor>
        </w:drawing>
      </w:r>
      <w:r w:rsidRPr="004309A7">
        <w:rPr>
          <w:noProof/>
          <w:lang w:eastAsia="fr-FR"/>
        </w:rPr>
        <w:drawing>
          <wp:anchor distT="0" distB="0" distL="114300" distR="114300" simplePos="0" relativeHeight="251678720" behindDoc="1" locked="0" layoutInCell="1" allowOverlap="1" wp14:anchorId="01E1D269" wp14:editId="59A1929D">
            <wp:simplePos x="0" y="0"/>
            <wp:positionH relativeFrom="column">
              <wp:posOffset>3782695</wp:posOffset>
            </wp:positionH>
            <wp:positionV relativeFrom="paragraph">
              <wp:posOffset>243840</wp:posOffset>
            </wp:positionV>
            <wp:extent cx="2291715" cy="1359535"/>
            <wp:effectExtent l="0" t="0" r="0" b="0"/>
            <wp:wrapTight wrapText="bothSides">
              <wp:wrapPolygon edited="0">
                <wp:start x="0" y="0"/>
                <wp:lineTo x="0" y="21186"/>
                <wp:lineTo x="21367" y="21186"/>
                <wp:lineTo x="21367"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91715" cy="1359535"/>
                    </a:xfrm>
                    <a:prstGeom prst="rect">
                      <a:avLst/>
                    </a:prstGeom>
                  </pic:spPr>
                </pic:pic>
              </a:graphicData>
            </a:graphic>
            <wp14:sizeRelH relativeFrom="margin">
              <wp14:pctWidth>0</wp14:pctWidth>
            </wp14:sizeRelH>
            <wp14:sizeRelV relativeFrom="margin">
              <wp14:pctHeight>0</wp14:pctHeight>
            </wp14:sizeRelV>
          </wp:anchor>
        </w:drawing>
      </w:r>
      <w:r w:rsidRPr="004309A7">
        <w:rPr>
          <w:noProof/>
          <w:lang w:eastAsia="fr-FR"/>
        </w:rPr>
        <w:drawing>
          <wp:anchor distT="0" distB="0" distL="114300" distR="114300" simplePos="0" relativeHeight="251658240" behindDoc="1" locked="0" layoutInCell="1" allowOverlap="1" wp14:anchorId="0855327E" wp14:editId="268271FF">
            <wp:simplePos x="0" y="0"/>
            <wp:positionH relativeFrom="column">
              <wp:posOffset>53754</wp:posOffset>
            </wp:positionH>
            <wp:positionV relativeFrom="paragraph">
              <wp:posOffset>116729</wp:posOffset>
            </wp:positionV>
            <wp:extent cx="1542415" cy="1728470"/>
            <wp:effectExtent l="0" t="0" r="635" b="5080"/>
            <wp:wrapTight wrapText="bothSides">
              <wp:wrapPolygon edited="0">
                <wp:start x="0" y="0"/>
                <wp:lineTo x="0" y="21425"/>
                <wp:lineTo x="21342" y="21425"/>
                <wp:lineTo x="21342"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42415" cy="1728470"/>
                    </a:xfrm>
                    <a:prstGeom prst="rect">
                      <a:avLst/>
                    </a:prstGeom>
                  </pic:spPr>
                </pic:pic>
              </a:graphicData>
            </a:graphic>
            <wp14:sizeRelH relativeFrom="margin">
              <wp14:pctWidth>0</wp14:pctWidth>
            </wp14:sizeRelH>
            <wp14:sizeRelV relativeFrom="margin">
              <wp14:pctHeight>0</wp14:pctHeight>
            </wp14:sizeRelV>
          </wp:anchor>
        </w:drawing>
      </w:r>
      <w:r w:rsidRPr="004309A7">
        <w:rPr>
          <w:noProof/>
          <w:lang w:eastAsia="fr-FR"/>
        </w:rPr>
        <w:drawing>
          <wp:anchor distT="0" distB="0" distL="114300" distR="114300" simplePos="0" relativeHeight="251684864" behindDoc="0" locked="0" layoutInCell="1" allowOverlap="1" wp14:anchorId="590B4395" wp14:editId="755BF8C2">
            <wp:simplePos x="0" y="0"/>
            <wp:positionH relativeFrom="column">
              <wp:posOffset>6098070</wp:posOffset>
            </wp:positionH>
            <wp:positionV relativeFrom="paragraph">
              <wp:posOffset>332022</wp:posOffset>
            </wp:positionV>
            <wp:extent cx="533474" cy="1133633"/>
            <wp:effectExtent l="0" t="0" r="0" b="9525"/>
            <wp:wrapThrough wrapText="bothSides">
              <wp:wrapPolygon edited="0">
                <wp:start x="0" y="0"/>
                <wp:lineTo x="0" y="21418"/>
                <wp:lineTo x="20829" y="21418"/>
                <wp:lineTo x="20829" y="0"/>
                <wp:lineTo x="0" y="0"/>
              </wp:wrapPolygon>
            </wp:wrapThrough>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33474" cy="1133633"/>
                    </a:xfrm>
                    <a:prstGeom prst="rect">
                      <a:avLst/>
                    </a:prstGeom>
                  </pic:spPr>
                </pic:pic>
              </a:graphicData>
            </a:graphic>
            <wp14:sizeRelH relativeFrom="page">
              <wp14:pctWidth>0</wp14:pctWidth>
            </wp14:sizeRelH>
            <wp14:sizeRelV relativeFrom="page">
              <wp14:pctHeight>0</wp14:pctHeight>
            </wp14:sizeRelV>
          </wp:anchor>
        </w:drawing>
      </w:r>
    </w:p>
    <w:p w14:paraId="5C1D00C9" w14:textId="5545AFE5" w:rsidR="004309A7" w:rsidRDefault="004309A7" w:rsidP="00812B8C">
      <w:pPr>
        <w:rPr>
          <w:noProof/>
          <w:lang w:eastAsia="fr-FR"/>
        </w:rPr>
      </w:pPr>
    </w:p>
    <w:p w14:paraId="1A8671BF" w14:textId="30A8A5CB" w:rsidR="004309A7" w:rsidRPr="0089541D" w:rsidRDefault="0089541D" w:rsidP="0089541D">
      <w:pPr>
        <w:jc w:val="center"/>
        <w:rPr>
          <w:i/>
          <w:noProof/>
          <w:lang w:eastAsia="fr-FR"/>
        </w:rPr>
      </w:pPr>
      <w:r>
        <w:rPr>
          <w:i/>
          <w:noProof/>
          <w:lang w:eastAsia="fr-FR"/>
        </w:rPr>
        <w:t>Coupe saigittale, coronale et axiale de la matrice de déforùmation correspondant à la fusion controlled by la vessie avec gris</w:t>
      </w:r>
    </w:p>
    <w:p w14:paraId="03ABA4D7" w14:textId="77777777" w:rsidR="003A7E19" w:rsidRDefault="003A7E19" w:rsidP="003A7E19">
      <w:pPr>
        <w:jc w:val="center"/>
      </w:pPr>
      <w:r w:rsidRPr="00AF38B7">
        <w:rPr>
          <w:noProof/>
          <w:lang w:eastAsia="fr-FR"/>
        </w:rPr>
        <w:drawing>
          <wp:anchor distT="0" distB="0" distL="114300" distR="114300" simplePos="0" relativeHeight="251688960" behindDoc="0" locked="0" layoutInCell="1" allowOverlap="1" wp14:anchorId="6ADF808E" wp14:editId="1B53A71F">
            <wp:simplePos x="0" y="0"/>
            <wp:positionH relativeFrom="column">
              <wp:posOffset>4339590</wp:posOffset>
            </wp:positionH>
            <wp:positionV relativeFrom="paragraph">
              <wp:posOffset>-1905</wp:posOffset>
            </wp:positionV>
            <wp:extent cx="2040255" cy="2059305"/>
            <wp:effectExtent l="0" t="0" r="0" b="0"/>
            <wp:wrapThrough wrapText="bothSides">
              <wp:wrapPolygon edited="0">
                <wp:start x="0" y="0"/>
                <wp:lineTo x="0" y="21380"/>
                <wp:lineTo x="21378" y="21380"/>
                <wp:lineTo x="21378" y="0"/>
                <wp:lineTo x="0" y="0"/>
              </wp:wrapPolygon>
            </wp:wrapThrough>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40255" cy="2059305"/>
                    </a:xfrm>
                    <a:prstGeom prst="rect">
                      <a:avLst/>
                    </a:prstGeom>
                  </pic:spPr>
                </pic:pic>
              </a:graphicData>
            </a:graphic>
            <wp14:sizeRelH relativeFrom="page">
              <wp14:pctWidth>0</wp14:pctWidth>
            </wp14:sizeRelH>
            <wp14:sizeRelV relativeFrom="page">
              <wp14:pctHeight>0</wp14:pctHeight>
            </wp14:sizeRelV>
          </wp:anchor>
        </w:drawing>
      </w:r>
      <w:r w:rsidRPr="00AF38B7">
        <w:rPr>
          <w:noProof/>
          <w:lang w:eastAsia="fr-FR"/>
        </w:rPr>
        <w:drawing>
          <wp:anchor distT="0" distB="0" distL="114300" distR="114300" simplePos="0" relativeHeight="251686912" behindDoc="0" locked="0" layoutInCell="1" allowOverlap="1" wp14:anchorId="733F1A83" wp14:editId="56E91404">
            <wp:simplePos x="0" y="0"/>
            <wp:positionH relativeFrom="column">
              <wp:posOffset>-1298</wp:posOffset>
            </wp:positionH>
            <wp:positionV relativeFrom="paragraph">
              <wp:posOffset>-1298</wp:posOffset>
            </wp:positionV>
            <wp:extent cx="2074950" cy="2083184"/>
            <wp:effectExtent l="0" t="0" r="1905" b="0"/>
            <wp:wrapThrough wrapText="bothSides">
              <wp:wrapPolygon edited="0">
                <wp:start x="0" y="0"/>
                <wp:lineTo x="0" y="21337"/>
                <wp:lineTo x="21421" y="21337"/>
                <wp:lineTo x="21421" y="0"/>
                <wp:lineTo x="0" y="0"/>
              </wp:wrapPolygon>
            </wp:wrapThrough>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74950" cy="2083184"/>
                    </a:xfrm>
                    <a:prstGeom prst="rect">
                      <a:avLst/>
                    </a:prstGeom>
                  </pic:spPr>
                </pic:pic>
              </a:graphicData>
            </a:graphic>
            <wp14:sizeRelH relativeFrom="page">
              <wp14:pctWidth>0</wp14:pctWidth>
            </wp14:sizeRelH>
            <wp14:sizeRelV relativeFrom="page">
              <wp14:pctHeight>0</wp14:pctHeight>
            </wp14:sizeRelV>
          </wp:anchor>
        </w:drawing>
      </w:r>
      <w:r w:rsidRPr="00AF38B7">
        <w:rPr>
          <w:noProof/>
          <w:lang w:eastAsia="fr-FR"/>
        </w:rPr>
        <w:drawing>
          <wp:anchor distT="0" distB="0" distL="114300" distR="114300" simplePos="0" relativeHeight="251687936" behindDoc="0" locked="0" layoutInCell="1" allowOverlap="1" wp14:anchorId="46B1C42E" wp14:editId="2CBFF3AD">
            <wp:simplePos x="0" y="0"/>
            <wp:positionH relativeFrom="column">
              <wp:posOffset>2169160</wp:posOffset>
            </wp:positionH>
            <wp:positionV relativeFrom="paragraph">
              <wp:posOffset>-1905</wp:posOffset>
            </wp:positionV>
            <wp:extent cx="2066925" cy="2072640"/>
            <wp:effectExtent l="0" t="0" r="9525" b="3810"/>
            <wp:wrapThrough wrapText="bothSides">
              <wp:wrapPolygon edited="0">
                <wp:start x="0" y="0"/>
                <wp:lineTo x="0" y="21441"/>
                <wp:lineTo x="21500" y="21441"/>
                <wp:lineTo x="21500" y="0"/>
                <wp:lineTo x="0" y="0"/>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66925" cy="2072640"/>
                    </a:xfrm>
                    <a:prstGeom prst="rect">
                      <a:avLst/>
                    </a:prstGeom>
                  </pic:spPr>
                </pic:pic>
              </a:graphicData>
            </a:graphic>
            <wp14:sizeRelH relativeFrom="page">
              <wp14:pctWidth>0</wp14:pctWidth>
            </wp14:sizeRelH>
            <wp14:sizeRelV relativeFrom="page">
              <wp14:pctHeight>0</wp14:pctHeight>
            </wp14:sizeRelV>
          </wp:anchor>
        </w:drawing>
      </w:r>
      <w:r>
        <w:rPr>
          <w:i/>
        </w:rPr>
        <w:t xml:space="preserve">Comparaison du cumul de dose avec la fusion nulle (en haut) et celle avec gris et </w:t>
      </w:r>
      <w:proofErr w:type="spellStart"/>
      <w:r>
        <w:rPr>
          <w:i/>
        </w:rPr>
        <w:t>controlled</w:t>
      </w:r>
      <w:proofErr w:type="spellEnd"/>
      <w:r>
        <w:rPr>
          <w:i/>
        </w:rPr>
        <w:t xml:space="preserve"> by la vessie</w:t>
      </w:r>
    </w:p>
    <w:p w14:paraId="3B1CC9B1" w14:textId="5CEF4AF0" w:rsidR="00557FDE" w:rsidRDefault="00557FDE" w:rsidP="005121A0">
      <w:pPr>
        <w:jc w:val="both"/>
        <w:rPr>
          <w:noProof/>
          <w:lang w:eastAsia="fr-FR"/>
        </w:rPr>
      </w:pPr>
    </w:p>
    <w:p w14:paraId="4480D34E" w14:textId="68BDD598" w:rsidR="004D1F63" w:rsidDel="003A7E19" w:rsidRDefault="00C57210" w:rsidP="005121A0">
      <w:pPr>
        <w:jc w:val="both"/>
        <w:rPr>
          <w:del w:id="118" w:author="Gontier Charlotte" w:date="2023-06-23T09:03:00Z"/>
          <w:noProof/>
          <w:lang w:eastAsia="fr-FR"/>
        </w:rPr>
      </w:pPr>
      <w:r>
        <w:rPr>
          <w:noProof/>
          <w:lang w:eastAsia="fr-FR"/>
        </w:rPr>
        <w:t xml:space="preserve">Visuellement, les isodoses </w:t>
      </w:r>
      <w:r w:rsidR="003A7E19">
        <w:rPr>
          <w:noProof/>
          <w:lang w:eastAsia="fr-FR"/>
        </w:rPr>
        <w:t>semblent cohérente</w:t>
      </w:r>
      <w:ins w:id="119" w:author="Gontier Charlotte" w:date="2023-06-23T10:19:00Z">
        <w:r w:rsidR="002D5742">
          <w:rPr>
            <w:noProof/>
            <w:lang w:eastAsia="fr-FR"/>
          </w:rPr>
          <w:t>s entre elles</w:t>
        </w:r>
      </w:ins>
      <w:r>
        <w:rPr>
          <w:noProof/>
          <w:lang w:eastAsia="fr-FR"/>
        </w:rPr>
        <w:t xml:space="preserve">. </w:t>
      </w:r>
      <w:ins w:id="120" w:author="Gontier Charlotte" w:date="2023-06-23T09:00:00Z">
        <w:r w:rsidR="003A7E19">
          <w:rPr>
            <w:noProof/>
            <w:lang w:eastAsia="fr-FR"/>
          </w:rPr>
          <w:t xml:space="preserve">Le maximum de dose est identique entre ces 2 fusions. Cependant, lorsque l’on s’intéresse plus précisément aux organes à risque, nous constatons </w:t>
        </w:r>
      </w:ins>
      <w:ins w:id="121" w:author="Gontier Charlotte" w:date="2023-06-23T09:02:00Z">
        <w:r w:rsidR="003A7E19">
          <w:rPr>
            <w:noProof/>
            <w:lang w:eastAsia="fr-FR"/>
          </w:rPr>
          <w:t>que les doses moyennes sont plus importantes pour la fusion déformable.</w:t>
        </w:r>
      </w:ins>
    </w:p>
    <w:tbl>
      <w:tblPr>
        <w:tblStyle w:val="Tableausimple11"/>
        <w:tblW w:w="0" w:type="auto"/>
        <w:tblLook w:val="04A0" w:firstRow="1" w:lastRow="0" w:firstColumn="1" w:lastColumn="0" w:noHBand="0" w:noVBand="1"/>
      </w:tblPr>
      <w:tblGrid>
        <w:gridCol w:w="3681"/>
        <w:gridCol w:w="1559"/>
        <w:gridCol w:w="1701"/>
        <w:gridCol w:w="1843"/>
      </w:tblGrid>
      <w:tr w:rsidR="00731B7A" w14:paraId="56434666" w14:textId="77777777" w:rsidTr="001F3B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1D373333" w14:textId="77777777" w:rsidR="00E6128D" w:rsidRPr="003A7E19" w:rsidRDefault="00E6128D" w:rsidP="001F3B4F">
            <w:pPr>
              <w:jc w:val="center"/>
              <w:rPr>
                <w:noProof/>
                <w:lang w:eastAsia="fr-FR"/>
              </w:rPr>
            </w:pPr>
          </w:p>
        </w:tc>
        <w:tc>
          <w:tcPr>
            <w:tcW w:w="1559" w:type="dxa"/>
            <w:vAlign w:val="center"/>
          </w:tcPr>
          <w:p w14:paraId="69B3F987" w14:textId="77777777" w:rsidR="00E6128D" w:rsidRPr="003A7E19" w:rsidRDefault="00FF54D7" w:rsidP="001F3B4F">
            <w:pPr>
              <w:jc w:val="center"/>
              <w:cnfStyle w:val="100000000000" w:firstRow="1" w:lastRow="0" w:firstColumn="0" w:lastColumn="0" w:oddVBand="0" w:evenVBand="0" w:oddHBand="0" w:evenHBand="0" w:firstRowFirstColumn="0" w:firstRowLastColumn="0" w:lastRowFirstColumn="0" w:lastRowLastColumn="0"/>
              <w:rPr>
                <w:noProof/>
                <w:lang w:eastAsia="fr-FR"/>
              </w:rPr>
            </w:pPr>
            <w:r w:rsidRPr="003A7E19">
              <w:rPr>
                <w:noProof/>
                <w:lang w:eastAsia="fr-FR"/>
              </w:rPr>
              <w:t>Paroi vésicale</w:t>
            </w:r>
          </w:p>
        </w:tc>
        <w:tc>
          <w:tcPr>
            <w:tcW w:w="1701" w:type="dxa"/>
            <w:vAlign w:val="center"/>
          </w:tcPr>
          <w:p w14:paraId="38788D41" w14:textId="77777777" w:rsidR="00E6128D" w:rsidRPr="003A7E19" w:rsidRDefault="00E6128D" w:rsidP="001F3B4F">
            <w:pPr>
              <w:jc w:val="center"/>
              <w:cnfStyle w:val="100000000000" w:firstRow="1" w:lastRow="0" w:firstColumn="0" w:lastColumn="0" w:oddVBand="0" w:evenVBand="0" w:oddHBand="0" w:evenHBand="0" w:firstRowFirstColumn="0" w:firstRowLastColumn="0" w:lastRowFirstColumn="0" w:lastRowLastColumn="0"/>
              <w:rPr>
                <w:noProof/>
                <w:lang w:eastAsia="fr-FR"/>
              </w:rPr>
            </w:pPr>
            <w:r w:rsidRPr="003A7E19">
              <w:rPr>
                <w:noProof/>
                <w:lang w:eastAsia="fr-FR"/>
              </w:rPr>
              <w:t>Intestins</w:t>
            </w:r>
          </w:p>
        </w:tc>
        <w:tc>
          <w:tcPr>
            <w:tcW w:w="1843" w:type="dxa"/>
            <w:vAlign w:val="center"/>
          </w:tcPr>
          <w:p w14:paraId="03CFCEF5" w14:textId="77777777" w:rsidR="00E6128D" w:rsidRPr="003A7E19" w:rsidRDefault="00FF54D7" w:rsidP="001F3B4F">
            <w:pPr>
              <w:jc w:val="center"/>
              <w:cnfStyle w:val="100000000000" w:firstRow="1" w:lastRow="0" w:firstColumn="0" w:lastColumn="0" w:oddVBand="0" w:evenVBand="0" w:oddHBand="0" w:evenHBand="0" w:firstRowFirstColumn="0" w:firstRowLastColumn="0" w:lastRowFirstColumn="0" w:lastRowLastColumn="0"/>
              <w:rPr>
                <w:noProof/>
                <w:lang w:eastAsia="fr-FR"/>
              </w:rPr>
            </w:pPr>
            <w:r w:rsidRPr="003A7E19">
              <w:rPr>
                <w:noProof/>
                <w:lang w:eastAsia="fr-FR"/>
              </w:rPr>
              <w:t>Paroi rectale</w:t>
            </w:r>
          </w:p>
        </w:tc>
      </w:tr>
      <w:tr w:rsidR="00731B7A" w14:paraId="0321A0A3" w14:textId="77777777" w:rsidTr="001F3B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6DF09623" w14:textId="77777777" w:rsidR="00E6128D" w:rsidRPr="003A7E19" w:rsidRDefault="00E6128D" w:rsidP="001F3B4F">
            <w:pPr>
              <w:jc w:val="center"/>
              <w:rPr>
                <w:noProof/>
                <w:lang w:eastAsia="fr-FR"/>
              </w:rPr>
            </w:pPr>
            <w:r w:rsidRPr="003A7E19">
              <w:rPr>
                <w:noProof/>
                <w:lang w:eastAsia="fr-FR"/>
              </w:rPr>
              <w:t xml:space="preserve">Fusion déformable par rapport à la </w:t>
            </w:r>
            <w:r w:rsidR="005121A0" w:rsidRPr="003A7E19">
              <w:rPr>
                <w:noProof/>
                <w:lang w:eastAsia="fr-FR"/>
              </w:rPr>
              <w:t xml:space="preserve">fusion </w:t>
            </w:r>
            <w:r w:rsidRPr="003A7E19">
              <w:rPr>
                <w:noProof/>
                <w:lang w:eastAsia="fr-FR"/>
              </w:rPr>
              <w:t>rigide</w:t>
            </w:r>
          </w:p>
        </w:tc>
        <w:tc>
          <w:tcPr>
            <w:tcW w:w="1559" w:type="dxa"/>
            <w:vAlign w:val="center"/>
          </w:tcPr>
          <w:p w14:paraId="41BCA9D0" w14:textId="77777777" w:rsidR="00E6128D" w:rsidRPr="003A7E19" w:rsidRDefault="00E6128D" w:rsidP="001F3B4F">
            <w:pPr>
              <w:jc w:val="center"/>
              <w:cnfStyle w:val="000000100000" w:firstRow="0" w:lastRow="0" w:firstColumn="0" w:lastColumn="0" w:oddVBand="0" w:evenVBand="0" w:oddHBand="1" w:evenHBand="0" w:firstRowFirstColumn="0" w:firstRowLastColumn="0" w:lastRowFirstColumn="0" w:lastRowLastColumn="0"/>
              <w:rPr>
                <w:noProof/>
                <w:lang w:eastAsia="fr-FR"/>
              </w:rPr>
            </w:pPr>
            <w:r w:rsidRPr="003A7E19">
              <w:rPr>
                <w:noProof/>
                <w:lang w:eastAsia="fr-FR"/>
              </w:rPr>
              <w:t>D</w:t>
            </w:r>
            <w:r w:rsidRPr="003A7E19">
              <w:rPr>
                <w:noProof/>
                <w:vertAlign w:val="subscript"/>
                <w:lang w:eastAsia="fr-FR"/>
              </w:rPr>
              <w:t>moy</w:t>
            </w:r>
            <w:r w:rsidR="00FF54D7" w:rsidRPr="003A7E19">
              <w:rPr>
                <w:noProof/>
                <w:lang w:eastAsia="fr-FR"/>
              </w:rPr>
              <w:t xml:space="preserve"> + 4</w:t>
            </w:r>
            <w:r w:rsidRPr="003A7E19">
              <w:rPr>
                <w:noProof/>
                <w:lang w:eastAsia="fr-FR"/>
              </w:rPr>
              <w:t xml:space="preserve"> Gy</w:t>
            </w:r>
          </w:p>
        </w:tc>
        <w:tc>
          <w:tcPr>
            <w:tcW w:w="1701" w:type="dxa"/>
            <w:vAlign w:val="center"/>
          </w:tcPr>
          <w:p w14:paraId="7DCB5605" w14:textId="216D45F3" w:rsidR="00E6128D" w:rsidRPr="003A7E19" w:rsidRDefault="00E6128D" w:rsidP="003A7E19">
            <w:pPr>
              <w:jc w:val="center"/>
              <w:cnfStyle w:val="000000100000" w:firstRow="0" w:lastRow="0" w:firstColumn="0" w:lastColumn="0" w:oddVBand="0" w:evenVBand="0" w:oddHBand="1" w:evenHBand="0" w:firstRowFirstColumn="0" w:firstRowLastColumn="0" w:lastRowFirstColumn="0" w:lastRowLastColumn="0"/>
              <w:rPr>
                <w:noProof/>
                <w:lang w:eastAsia="fr-FR"/>
              </w:rPr>
            </w:pPr>
            <w:r w:rsidRPr="003A7E19">
              <w:rPr>
                <w:noProof/>
                <w:lang w:eastAsia="fr-FR"/>
              </w:rPr>
              <w:t>D</w:t>
            </w:r>
            <w:r w:rsidRPr="003A7E19">
              <w:rPr>
                <w:noProof/>
                <w:vertAlign w:val="subscript"/>
                <w:lang w:eastAsia="fr-FR"/>
              </w:rPr>
              <w:t>moy</w:t>
            </w:r>
            <w:r w:rsidRPr="003A7E19">
              <w:rPr>
                <w:noProof/>
                <w:lang w:eastAsia="fr-FR"/>
              </w:rPr>
              <w:t xml:space="preserve"> + 1 Gy</w:t>
            </w:r>
          </w:p>
        </w:tc>
        <w:tc>
          <w:tcPr>
            <w:tcW w:w="1843" w:type="dxa"/>
            <w:vAlign w:val="center"/>
          </w:tcPr>
          <w:p w14:paraId="7CAFE643" w14:textId="3CDD9504" w:rsidR="00E6128D" w:rsidRPr="003A7E19" w:rsidRDefault="00E6128D" w:rsidP="003A7E19">
            <w:pPr>
              <w:jc w:val="center"/>
              <w:cnfStyle w:val="000000100000" w:firstRow="0" w:lastRow="0" w:firstColumn="0" w:lastColumn="0" w:oddVBand="0" w:evenVBand="0" w:oddHBand="1" w:evenHBand="0" w:firstRowFirstColumn="0" w:firstRowLastColumn="0" w:lastRowFirstColumn="0" w:lastRowLastColumn="0"/>
              <w:rPr>
                <w:noProof/>
                <w:lang w:eastAsia="fr-FR"/>
              </w:rPr>
            </w:pPr>
            <w:r w:rsidRPr="003A7E19">
              <w:rPr>
                <w:noProof/>
                <w:lang w:eastAsia="fr-FR"/>
              </w:rPr>
              <w:t>D</w:t>
            </w:r>
            <w:r w:rsidRPr="003A7E19">
              <w:rPr>
                <w:noProof/>
                <w:vertAlign w:val="subscript"/>
                <w:lang w:eastAsia="fr-FR"/>
              </w:rPr>
              <w:t>moy</w:t>
            </w:r>
            <w:r w:rsidR="00FF54D7" w:rsidRPr="003A7E19">
              <w:rPr>
                <w:noProof/>
                <w:lang w:eastAsia="fr-FR"/>
              </w:rPr>
              <w:t xml:space="preserve"> </w:t>
            </w:r>
            <w:r w:rsidR="003A7E19" w:rsidRPr="003A7E19">
              <w:rPr>
                <w:noProof/>
                <w:lang w:eastAsia="fr-FR"/>
              </w:rPr>
              <w:t>+ 1 Gy</w:t>
            </w:r>
          </w:p>
        </w:tc>
      </w:tr>
    </w:tbl>
    <w:p w14:paraId="3C1C5047" w14:textId="77777777" w:rsidR="004D1F63" w:rsidRDefault="004D1F63" w:rsidP="000557FC">
      <w:pPr>
        <w:rPr>
          <w:noProof/>
          <w:lang w:eastAsia="fr-FR"/>
        </w:rPr>
      </w:pPr>
    </w:p>
    <w:p w14:paraId="25407D14" w14:textId="64842C43" w:rsidR="001B7C56" w:rsidRDefault="005121A0" w:rsidP="00495D8A">
      <w:pPr>
        <w:jc w:val="both"/>
        <w:rPr>
          <w:noProof/>
          <w:lang w:eastAsia="fr-FR"/>
        </w:rPr>
      </w:pPr>
      <w:r>
        <w:rPr>
          <w:noProof/>
          <w:lang w:eastAsia="fr-FR"/>
        </w:rPr>
        <w:t>Réaliser une fusion rigide à la place de la fusion déformable aurait mené à une sous-e</w:t>
      </w:r>
      <w:r w:rsidR="005F0A10">
        <w:rPr>
          <w:noProof/>
          <w:lang w:eastAsia="fr-FR"/>
        </w:rPr>
        <w:t>stimation de la dose reçue par l</w:t>
      </w:r>
      <w:r>
        <w:rPr>
          <w:noProof/>
          <w:lang w:eastAsia="fr-FR"/>
        </w:rPr>
        <w:t>es organes</w:t>
      </w:r>
      <w:r w:rsidR="005F0A10">
        <w:rPr>
          <w:noProof/>
          <w:lang w:eastAsia="fr-FR"/>
        </w:rPr>
        <w:t xml:space="preserve"> à risque</w:t>
      </w:r>
      <w:r>
        <w:rPr>
          <w:noProof/>
          <w:lang w:eastAsia="fr-FR"/>
        </w:rPr>
        <w:t>.</w:t>
      </w:r>
      <w:r w:rsidR="00E71886">
        <w:rPr>
          <w:noProof/>
          <w:lang w:eastAsia="fr-FR"/>
        </w:rPr>
        <w:t xml:space="preserve"> </w:t>
      </w:r>
      <w:ins w:id="122" w:author="Gontier Charlotte" w:date="2023-06-23T10:20:00Z">
        <w:r w:rsidR="002D5742">
          <w:rPr>
            <w:noProof/>
            <w:lang w:eastAsia="fr-FR"/>
          </w:rPr>
          <w:t>Pour réaliser une fusion satisfaisante, i</w:t>
        </w:r>
      </w:ins>
      <w:ins w:id="123" w:author="Gontier Charlotte" w:date="2023-06-23T10:10:00Z">
        <w:r w:rsidR="00E71886">
          <w:rPr>
            <w:noProof/>
            <w:lang w:eastAsia="fr-FR"/>
          </w:rPr>
          <w:t xml:space="preserve">l est </w:t>
        </w:r>
      </w:ins>
      <w:ins w:id="124" w:author="Gontier Charlotte" w:date="2023-06-23T10:20:00Z">
        <w:r w:rsidR="002D5742">
          <w:rPr>
            <w:noProof/>
            <w:lang w:eastAsia="fr-FR"/>
          </w:rPr>
          <w:t>préférable</w:t>
        </w:r>
      </w:ins>
      <w:ins w:id="125" w:author="Gontier Charlotte" w:date="2023-06-23T10:10:00Z">
        <w:r w:rsidR="00E71886">
          <w:rPr>
            <w:noProof/>
            <w:lang w:eastAsia="fr-FR"/>
          </w:rPr>
          <w:t xml:space="preserve"> d’</w:t>
        </w:r>
      </w:ins>
      <w:ins w:id="126" w:author="Gontier Charlotte" w:date="2023-06-23T10:06:00Z">
        <w:r w:rsidR="00E71886">
          <w:rPr>
            <w:noProof/>
            <w:lang w:eastAsia="fr-FR"/>
          </w:rPr>
          <w:t xml:space="preserve">utiliser les niveau de gris pour les structures contrastées et un controlled </w:t>
        </w:r>
      </w:ins>
      <w:ins w:id="127" w:author="Gontier Charlotte" w:date="2023-06-23T10:07:00Z">
        <w:r w:rsidR="00E71886">
          <w:rPr>
            <w:noProof/>
            <w:lang w:eastAsia="fr-FR"/>
          </w:rPr>
          <w:t>ROI</w:t>
        </w:r>
      </w:ins>
      <w:ins w:id="128" w:author="Gontier Charlotte" w:date="2023-06-23T10:08:00Z">
        <w:r w:rsidR="00E71886">
          <w:rPr>
            <w:noProof/>
            <w:lang w:eastAsia="fr-FR"/>
          </w:rPr>
          <w:t xml:space="preserve"> si les volumes sont déliné</w:t>
        </w:r>
      </w:ins>
      <w:ins w:id="129" w:author="Gontier Charlotte" w:date="2023-06-23T10:20:00Z">
        <w:r w:rsidR="002D5742">
          <w:rPr>
            <w:noProof/>
            <w:lang w:eastAsia="fr-FR"/>
          </w:rPr>
          <w:t>é</w:t>
        </w:r>
      </w:ins>
      <w:ins w:id="130" w:author="Gontier Charlotte" w:date="2023-06-23T10:08:00Z">
        <w:r w:rsidR="00E71886">
          <w:rPr>
            <w:noProof/>
            <w:lang w:eastAsia="fr-FR"/>
          </w:rPr>
          <w:t xml:space="preserve">s de la même manière et non coupé (vessie, reins, cœur…).  </w:t>
        </w:r>
      </w:ins>
    </w:p>
    <w:p w14:paraId="360B251C" w14:textId="3498AD19" w:rsidR="00207713" w:rsidRDefault="00731B7A" w:rsidP="00495D8A">
      <w:pPr>
        <w:jc w:val="both"/>
      </w:pPr>
      <w:ins w:id="131" w:author="Gontier Charlotte [2]" w:date="2023-06-14T16:51:00Z">
        <w:r>
          <w:t xml:space="preserve">De manière générale, il est intéressant d’utiliser </w:t>
        </w:r>
        <w:proofErr w:type="gramStart"/>
        <w:r>
          <w:t>une box</w:t>
        </w:r>
        <w:proofErr w:type="gramEnd"/>
        <w:r>
          <w:t xml:space="preserve"> prenant toute la région d’intérêt des volumes cibles et OAR et de réaliser la fusion en cochant l’option Focus ROI</w:t>
        </w:r>
      </w:ins>
      <w:ins w:id="132" w:author="Gontier Charlotte [2]" w:date="2023-06-14T16:52:00Z">
        <w:r>
          <w:t>. D’autant plus si le patient possède une grande différence de corpulence ou si les bras sont tant</w:t>
        </w:r>
      </w:ins>
      <w:ins w:id="133" w:author="Gontier Charlotte [2]" w:date="2023-06-14T16:53:00Z">
        <w:r>
          <w:t>ôt baissés et tantôt relevés.</w:t>
        </w:r>
      </w:ins>
      <w:ins w:id="134" w:author="Gontier Charlotte [2]" w:date="2023-06-14T16:52:00Z">
        <w:r>
          <w:t xml:space="preserve"> </w:t>
        </w:r>
      </w:ins>
      <w:ins w:id="135" w:author="Gontier Charlotte [2]" w:date="2023-06-14T16:53:00Z">
        <w:r>
          <w:t>Sinon les déformations seront très importantes en périphérie de l</w:t>
        </w:r>
      </w:ins>
      <w:ins w:id="136" w:author="Gontier Charlotte [2]" w:date="2023-06-14T16:54:00Z">
        <w:r>
          <w:t>’</w:t>
        </w:r>
        <w:proofErr w:type="spellStart"/>
        <w:r>
          <w:t>external</w:t>
        </w:r>
        <w:proofErr w:type="spellEnd"/>
        <w:r>
          <w:t xml:space="preserve">. </w:t>
        </w:r>
      </w:ins>
      <w:r w:rsidR="00030760">
        <w:t xml:space="preserve"> </w:t>
      </w:r>
    </w:p>
    <w:p w14:paraId="0E40E4DE" w14:textId="2BEC37EF" w:rsidR="00F13420" w:rsidRDefault="00030760" w:rsidP="00495D8A">
      <w:pPr>
        <w:jc w:val="both"/>
      </w:pPr>
      <w:r>
        <w:t>Finalem</w:t>
      </w:r>
      <w:r w:rsidR="002151B7">
        <w:t>e</w:t>
      </w:r>
      <w:r>
        <w:t>nt, il est nécessaire de rester vigilant face à l’indicateur DICE puisqu’il se base sur des volumes délinéés par le médecin et peut être soumis à la subjectivité.</w:t>
      </w:r>
      <w:r w:rsidR="00207713">
        <w:t xml:space="preserve"> De plus, il n’existe pas de fusion parfaite, il est important de rester vigilant </w:t>
      </w:r>
      <w:r w:rsidR="00A533A3">
        <w:t>face aux</w:t>
      </w:r>
      <w:r w:rsidR="00207713">
        <w:t xml:space="preserve"> </w:t>
      </w:r>
      <w:r w:rsidR="00A533A3">
        <w:t>attentes</w:t>
      </w:r>
      <w:r w:rsidR="00207713">
        <w:t xml:space="preserve"> de la fusion.</w:t>
      </w:r>
    </w:p>
    <w:p w14:paraId="202A994D" w14:textId="1D47F1C5" w:rsidR="00AF38B7" w:rsidRDefault="00AF38B7">
      <w:r>
        <w:br w:type="page"/>
      </w:r>
    </w:p>
    <w:sectPr w:rsidR="00AF38B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B51A18" w14:textId="77777777" w:rsidR="00ED1664" w:rsidRDefault="00ED1664" w:rsidP="00ED1664">
      <w:pPr>
        <w:spacing w:after="0" w:line="240" w:lineRule="auto"/>
      </w:pPr>
      <w:r>
        <w:separator/>
      </w:r>
    </w:p>
  </w:endnote>
  <w:endnote w:type="continuationSeparator" w:id="0">
    <w:p w14:paraId="113A6155" w14:textId="77777777" w:rsidR="00ED1664" w:rsidRDefault="00ED1664" w:rsidP="00ED16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B8E65C" w14:textId="77777777" w:rsidR="00ED1664" w:rsidRDefault="00ED1664" w:rsidP="00ED1664">
      <w:pPr>
        <w:spacing w:after="0" w:line="240" w:lineRule="auto"/>
      </w:pPr>
      <w:r>
        <w:separator/>
      </w:r>
    </w:p>
  </w:footnote>
  <w:footnote w:type="continuationSeparator" w:id="0">
    <w:p w14:paraId="0A10731A" w14:textId="77777777" w:rsidR="00ED1664" w:rsidRDefault="00ED1664" w:rsidP="00ED1664">
      <w:pPr>
        <w:spacing w:after="0" w:line="240" w:lineRule="auto"/>
      </w:pPr>
      <w:r>
        <w:continuationSeparator/>
      </w:r>
    </w:p>
  </w:footnote>
  <w:footnote w:id="1">
    <w:p w14:paraId="19614355" w14:textId="77777777" w:rsidR="00ED1664" w:rsidRDefault="00ED1664">
      <w:pPr>
        <w:pStyle w:val="Notedebasdepage"/>
      </w:pPr>
      <w:r>
        <w:rPr>
          <w:rStyle w:val="Appelnotedebasdep"/>
        </w:rPr>
        <w:footnoteRef/>
      </w:r>
      <w:r>
        <w:t xml:space="preserve"> </w:t>
      </w:r>
      <w:proofErr w:type="spellStart"/>
      <w:r>
        <w:t>RLxAPxTP</w:t>
      </w:r>
      <w:proofErr w:type="spellEnd"/>
      <w:r>
        <w:t> : Right-</w:t>
      </w:r>
      <w:proofErr w:type="spellStart"/>
      <w:r>
        <w:t>Left</w:t>
      </w:r>
      <w:proofErr w:type="spellEnd"/>
      <w:r>
        <w:t xml:space="preserve"> x</w:t>
      </w:r>
      <w:r w:rsidR="003A0D0F">
        <w:t xml:space="preserve"> Antérieur-Postérieur x Tête - P</w:t>
      </w:r>
      <w:r>
        <w:t>ied</w:t>
      </w:r>
    </w:p>
  </w:footnote>
  <w:footnote w:id="2">
    <w:p w14:paraId="4360DD4F" w14:textId="77777777" w:rsidR="00DD4602" w:rsidRDefault="00DD4602" w:rsidP="00DD4602">
      <w:pPr>
        <w:rPr>
          <w:rFonts w:eastAsiaTheme="minorEastAsia"/>
          <w:noProof/>
          <w:lang w:eastAsia="fr-FR"/>
        </w:rPr>
      </w:pPr>
      <w:r>
        <w:rPr>
          <w:rStyle w:val="Appelnotedebasdep"/>
        </w:rPr>
        <w:footnoteRef/>
      </w:r>
      <w:r>
        <w:t xml:space="preserve"> </w:t>
      </w:r>
      <w:r>
        <w:rPr>
          <w:rFonts w:eastAsiaTheme="minorEastAsia"/>
          <w:noProof/>
          <w:lang w:eastAsia="fr-FR"/>
        </w:rPr>
        <w:t xml:space="preserve">N. Moreau, </w:t>
      </w:r>
      <w:r w:rsidRPr="00DD4602">
        <w:rPr>
          <w:rFonts w:eastAsiaTheme="minorEastAsia"/>
          <w:i/>
          <w:noProof/>
          <w:lang w:eastAsia="fr-FR"/>
        </w:rPr>
        <w:t>Développement d’un outil de comparaison inter-opérateur de la segmentation des organes à risque en radiothérapie</w:t>
      </w:r>
      <w:r>
        <w:rPr>
          <w:rFonts w:eastAsiaTheme="minorEastAsia"/>
          <w:noProof/>
          <w:lang w:eastAsia="fr-FR"/>
        </w:rPr>
        <w:t xml:space="preserve"> (2021), Présentation Master 1 ICO</w:t>
      </w:r>
    </w:p>
    <w:p w14:paraId="7616F9D6" w14:textId="77777777" w:rsidR="00DD4602" w:rsidRDefault="00DD4602">
      <w:pPr>
        <w:pStyle w:val="Notedebasdepage"/>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112B24"/>
    <w:multiLevelType w:val="hybridMultilevel"/>
    <w:tmpl w:val="761CA938"/>
    <w:lvl w:ilvl="0" w:tplc="5F3A8ECC">
      <w:start w:val="1"/>
      <w:numFmt w:val="decimal"/>
      <w:lvlText w:val="(%1)"/>
      <w:lvlJc w:val="left"/>
      <w:pPr>
        <w:ind w:left="7440" w:hanging="360"/>
      </w:pPr>
      <w:rPr>
        <w:rFonts w:hint="default"/>
        <w:b w:val="0"/>
        <w:i/>
      </w:rPr>
    </w:lvl>
    <w:lvl w:ilvl="1" w:tplc="040C0019" w:tentative="1">
      <w:start w:val="1"/>
      <w:numFmt w:val="lowerLetter"/>
      <w:lvlText w:val="%2."/>
      <w:lvlJc w:val="left"/>
      <w:pPr>
        <w:ind w:left="8160" w:hanging="360"/>
      </w:pPr>
    </w:lvl>
    <w:lvl w:ilvl="2" w:tplc="040C001B" w:tentative="1">
      <w:start w:val="1"/>
      <w:numFmt w:val="lowerRoman"/>
      <w:lvlText w:val="%3."/>
      <w:lvlJc w:val="right"/>
      <w:pPr>
        <w:ind w:left="8880" w:hanging="180"/>
      </w:pPr>
    </w:lvl>
    <w:lvl w:ilvl="3" w:tplc="040C000F" w:tentative="1">
      <w:start w:val="1"/>
      <w:numFmt w:val="decimal"/>
      <w:lvlText w:val="%4."/>
      <w:lvlJc w:val="left"/>
      <w:pPr>
        <w:ind w:left="9600" w:hanging="360"/>
      </w:pPr>
    </w:lvl>
    <w:lvl w:ilvl="4" w:tplc="040C0019" w:tentative="1">
      <w:start w:val="1"/>
      <w:numFmt w:val="lowerLetter"/>
      <w:lvlText w:val="%5."/>
      <w:lvlJc w:val="left"/>
      <w:pPr>
        <w:ind w:left="10320" w:hanging="360"/>
      </w:pPr>
    </w:lvl>
    <w:lvl w:ilvl="5" w:tplc="040C001B" w:tentative="1">
      <w:start w:val="1"/>
      <w:numFmt w:val="lowerRoman"/>
      <w:lvlText w:val="%6."/>
      <w:lvlJc w:val="right"/>
      <w:pPr>
        <w:ind w:left="11040" w:hanging="180"/>
      </w:pPr>
    </w:lvl>
    <w:lvl w:ilvl="6" w:tplc="040C000F" w:tentative="1">
      <w:start w:val="1"/>
      <w:numFmt w:val="decimal"/>
      <w:lvlText w:val="%7."/>
      <w:lvlJc w:val="left"/>
      <w:pPr>
        <w:ind w:left="11760" w:hanging="360"/>
      </w:pPr>
    </w:lvl>
    <w:lvl w:ilvl="7" w:tplc="040C0019" w:tentative="1">
      <w:start w:val="1"/>
      <w:numFmt w:val="lowerLetter"/>
      <w:lvlText w:val="%8."/>
      <w:lvlJc w:val="left"/>
      <w:pPr>
        <w:ind w:left="12480" w:hanging="360"/>
      </w:pPr>
    </w:lvl>
    <w:lvl w:ilvl="8" w:tplc="040C001B" w:tentative="1">
      <w:start w:val="1"/>
      <w:numFmt w:val="lowerRoman"/>
      <w:lvlText w:val="%9."/>
      <w:lvlJc w:val="right"/>
      <w:pPr>
        <w:ind w:left="13200" w:hanging="180"/>
      </w:pPr>
    </w:lvl>
  </w:abstractNum>
  <w:abstractNum w:abstractNumId="1" w15:restartNumberingAfterBreak="0">
    <w:nsid w:val="11993BE5"/>
    <w:multiLevelType w:val="hybridMultilevel"/>
    <w:tmpl w:val="048844AA"/>
    <w:lvl w:ilvl="0" w:tplc="9E5468BA">
      <w:start w:val="1"/>
      <w:numFmt w:val="decimal"/>
      <w:lvlText w:val="(%1)"/>
      <w:lvlJc w:val="left"/>
      <w:pPr>
        <w:ind w:left="7440" w:hanging="360"/>
      </w:pPr>
      <w:rPr>
        <w:rFonts w:hint="default"/>
      </w:rPr>
    </w:lvl>
    <w:lvl w:ilvl="1" w:tplc="040C0019" w:tentative="1">
      <w:start w:val="1"/>
      <w:numFmt w:val="lowerLetter"/>
      <w:lvlText w:val="%2."/>
      <w:lvlJc w:val="left"/>
      <w:pPr>
        <w:ind w:left="8160" w:hanging="360"/>
      </w:pPr>
    </w:lvl>
    <w:lvl w:ilvl="2" w:tplc="040C001B" w:tentative="1">
      <w:start w:val="1"/>
      <w:numFmt w:val="lowerRoman"/>
      <w:lvlText w:val="%3."/>
      <w:lvlJc w:val="right"/>
      <w:pPr>
        <w:ind w:left="8880" w:hanging="180"/>
      </w:pPr>
    </w:lvl>
    <w:lvl w:ilvl="3" w:tplc="040C000F" w:tentative="1">
      <w:start w:val="1"/>
      <w:numFmt w:val="decimal"/>
      <w:lvlText w:val="%4."/>
      <w:lvlJc w:val="left"/>
      <w:pPr>
        <w:ind w:left="9600" w:hanging="360"/>
      </w:pPr>
    </w:lvl>
    <w:lvl w:ilvl="4" w:tplc="040C0019" w:tentative="1">
      <w:start w:val="1"/>
      <w:numFmt w:val="lowerLetter"/>
      <w:lvlText w:val="%5."/>
      <w:lvlJc w:val="left"/>
      <w:pPr>
        <w:ind w:left="10320" w:hanging="360"/>
      </w:pPr>
    </w:lvl>
    <w:lvl w:ilvl="5" w:tplc="040C001B" w:tentative="1">
      <w:start w:val="1"/>
      <w:numFmt w:val="lowerRoman"/>
      <w:lvlText w:val="%6."/>
      <w:lvlJc w:val="right"/>
      <w:pPr>
        <w:ind w:left="11040" w:hanging="180"/>
      </w:pPr>
    </w:lvl>
    <w:lvl w:ilvl="6" w:tplc="040C000F" w:tentative="1">
      <w:start w:val="1"/>
      <w:numFmt w:val="decimal"/>
      <w:lvlText w:val="%7."/>
      <w:lvlJc w:val="left"/>
      <w:pPr>
        <w:ind w:left="11760" w:hanging="360"/>
      </w:pPr>
    </w:lvl>
    <w:lvl w:ilvl="7" w:tplc="040C0019" w:tentative="1">
      <w:start w:val="1"/>
      <w:numFmt w:val="lowerLetter"/>
      <w:lvlText w:val="%8."/>
      <w:lvlJc w:val="left"/>
      <w:pPr>
        <w:ind w:left="12480" w:hanging="360"/>
      </w:pPr>
    </w:lvl>
    <w:lvl w:ilvl="8" w:tplc="040C001B" w:tentative="1">
      <w:start w:val="1"/>
      <w:numFmt w:val="lowerRoman"/>
      <w:lvlText w:val="%9."/>
      <w:lvlJc w:val="right"/>
      <w:pPr>
        <w:ind w:left="13200" w:hanging="180"/>
      </w:pPr>
    </w:lvl>
  </w:abstractNum>
  <w:abstractNum w:abstractNumId="2" w15:restartNumberingAfterBreak="0">
    <w:nsid w:val="23E12359"/>
    <w:multiLevelType w:val="hybridMultilevel"/>
    <w:tmpl w:val="EF647930"/>
    <w:lvl w:ilvl="0" w:tplc="E7E6ED68">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5393D7D"/>
    <w:multiLevelType w:val="hybridMultilevel"/>
    <w:tmpl w:val="EBBE5E84"/>
    <w:lvl w:ilvl="0" w:tplc="09BE2F48">
      <w:start w:val="1"/>
      <w:numFmt w:val="decimal"/>
      <w:pStyle w:val="Titre2"/>
      <w:lvlText w:val="%1)"/>
      <w:lvlJc w:val="left"/>
      <w:pPr>
        <w:ind w:left="720" w:hanging="360"/>
      </w:pPr>
      <w:rPr>
        <w:rFonts w:hint="default"/>
      </w:rPr>
    </w:lvl>
    <w:lvl w:ilvl="1" w:tplc="040C0019">
      <w:start w:val="1"/>
      <w:numFmt w:val="lowerLetter"/>
      <w:pStyle w:val="Titre3"/>
      <w:lvlText w:val="%2."/>
      <w:lvlJc w:val="left"/>
      <w:pPr>
        <w:ind w:left="1440" w:hanging="360"/>
      </w:pPr>
      <w:rPr>
        <w:rFonts w:hint="default"/>
      </w:r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54F71F2"/>
    <w:multiLevelType w:val="hybridMultilevel"/>
    <w:tmpl w:val="FC26E510"/>
    <w:lvl w:ilvl="0" w:tplc="71BA50F4">
      <w:start w:val="1"/>
      <w:numFmt w:val="bullet"/>
      <w:lvlText w:val="-"/>
      <w:lvlJc w:val="left"/>
      <w:pPr>
        <w:ind w:left="1068" w:hanging="360"/>
      </w:pPr>
      <w:rPr>
        <w:rFonts w:ascii="Times New Roman" w:eastAsiaTheme="minorHAnsi" w:hAnsi="Times New Roman" w:cs="Times New Roman"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 w15:restartNumberingAfterBreak="0">
    <w:nsid w:val="25A859ED"/>
    <w:multiLevelType w:val="hybridMultilevel"/>
    <w:tmpl w:val="4D38B73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57202F7"/>
    <w:multiLevelType w:val="multilevel"/>
    <w:tmpl w:val="D16CAD6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3EC26C4C"/>
    <w:multiLevelType w:val="hybridMultilevel"/>
    <w:tmpl w:val="BFDE1AD0"/>
    <w:lvl w:ilvl="0" w:tplc="D12AF1A8">
      <w:start w:val="1"/>
      <w:numFmt w:val="upperRoman"/>
      <w:lvlText w:val="%1."/>
      <w:lvlJc w:val="righ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15:restartNumberingAfterBreak="0">
    <w:nsid w:val="440A6A39"/>
    <w:multiLevelType w:val="hybridMultilevel"/>
    <w:tmpl w:val="C5A27C52"/>
    <w:lvl w:ilvl="0" w:tplc="34C6152C">
      <w:start w:val="1"/>
      <w:numFmt w:val="lowerRoman"/>
      <w:lvlText w:val="%1."/>
      <w:lvlJc w:val="right"/>
      <w:pPr>
        <w:ind w:left="1741" w:hanging="360"/>
      </w:pPr>
    </w:lvl>
    <w:lvl w:ilvl="1" w:tplc="040C0019" w:tentative="1">
      <w:start w:val="1"/>
      <w:numFmt w:val="lowerLetter"/>
      <w:lvlText w:val="%2."/>
      <w:lvlJc w:val="left"/>
      <w:pPr>
        <w:ind w:left="2461" w:hanging="360"/>
      </w:pPr>
    </w:lvl>
    <w:lvl w:ilvl="2" w:tplc="040C001B" w:tentative="1">
      <w:start w:val="1"/>
      <w:numFmt w:val="lowerRoman"/>
      <w:lvlText w:val="%3."/>
      <w:lvlJc w:val="right"/>
      <w:pPr>
        <w:ind w:left="3181" w:hanging="180"/>
      </w:pPr>
    </w:lvl>
    <w:lvl w:ilvl="3" w:tplc="040C000F" w:tentative="1">
      <w:start w:val="1"/>
      <w:numFmt w:val="decimal"/>
      <w:lvlText w:val="%4."/>
      <w:lvlJc w:val="left"/>
      <w:pPr>
        <w:ind w:left="3901" w:hanging="360"/>
      </w:pPr>
    </w:lvl>
    <w:lvl w:ilvl="4" w:tplc="040C0019" w:tentative="1">
      <w:start w:val="1"/>
      <w:numFmt w:val="lowerLetter"/>
      <w:lvlText w:val="%5."/>
      <w:lvlJc w:val="left"/>
      <w:pPr>
        <w:ind w:left="4621" w:hanging="360"/>
      </w:pPr>
    </w:lvl>
    <w:lvl w:ilvl="5" w:tplc="040C001B" w:tentative="1">
      <w:start w:val="1"/>
      <w:numFmt w:val="lowerRoman"/>
      <w:lvlText w:val="%6."/>
      <w:lvlJc w:val="right"/>
      <w:pPr>
        <w:ind w:left="5341" w:hanging="180"/>
      </w:pPr>
    </w:lvl>
    <w:lvl w:ilvl="6" w:tplc="040C000F" w:tentative="1">
      <w:start w:val="1"/>
      <w:numFmt w:val="decimal"/>
      <w:lvlText w:val="%7."/>
      <w:lvlJc w:val="left"/>
      <w:pPr>
        <w:ind w:left="6061" w:hanging="360"/>
      </w:pPr>
    </w:lvl>
    <w:lvl w:ilvl="7" w:tplc="040C0019" w:tentative="1">
      <w:start w:val="1"/>
      <w:numFmt w:val="lowerLetter"/>
      <w:lvlText w:val="%8."/>
      <w:lvlJc w:val="left"/>
      <w:pPr>
        <w:ind w:left="6781" w:hanging="360"/>
      </w:pPr>
    </w:lvl>
    <w:lvl w:ilvl="8" w:tplc="040C001B" w:tentative="1">
      <w:start w:val="1"/>
      <w:numFmt w:val="lowerRoman"/>
      <w:lvlText w:val="%9."/>
      <w:lvlJc w:val="right"/>
      <w:pPr>
        <w:ind w:left="7501" w:hanging="180"/>
      </w:pPr>
    </w:lvl>
  </w:abstractNum>
  <w:abstractNum w:abstractNumId="9" w15:restartNumberingAfterBreak="0">
    <w:nsid w:val="4F9301C3"/>
    <w:multiLevelType w:val="hybridMultilevel"/>
    <w:tmpl w:val="F6B045E2"/>
    <w:lvl w:ilvl="0" w:tplc="E7FC4D32">
      <w:start w:val="1"/>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9D625A0"/>
    <w:multiLevelType w:val="hybridMultilevel"/>
    <w:tmpl w:val="9C0876A4"/>
    <w:lvl w:ilvl="0" w:tplc="F2A896CC">
      <w:start w:val="1"/>
      <w:numFmt w:val="decimal"/>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1" w15:restartNumberingAfterBreak="0">
    <w:nsid w:val="5A4141BB"/>
    <w:multiLevelType w:val="hybridMultilevel"/>
    <w:tmpl w:val="F4785F0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70052FCA"/>
    <w:multiLevelType w:val="multilevel"/>
    <w:tmpl w:val="28604028"/>
    <w:lvl w:ilvl="0">
      <w:start w:val="1"/>
      <w:numFmt w:val="decimal"/>
      <w:pStyle w:val="Titre4"/>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70250D64"/>
    <w:multiLevelType w:val="hybridMultilevel"/>
    <w:tmpl w:val="E9562EEC"/>
    <w:lvl w:ilvl="0" w:tplc="DBBC65D4">
      <w:start w:val="1"/>
      <w:numFmt w:val="lowerLetter"/>
      <w:lvlText w:val="%1."/>
      <w:lvlJc w:val="lef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4" w15:restartNumberingAfterBreak="0">
    <w:nsid w:val="79F20720"/>
    <w:multiLevelType w:val="multilevel"/>
    <w:tmpl w:val="4D9831AE"/>
    <w:lvl w:ilvl="0">
      <w:start w:val="1"/>
      <w:numFmt w:val="upperRoman"/>
      <w:pStyle w:val="Titre1"/>
      <w:lvlText w:val="%1."/>
      <w:lvlJc w:val="right"/>
      <w:pPr>
        <w:ind w:left="720" w:hanging="36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7AE334AE"/>
    <w:multiLevelType w:val="hybridMultilevel"/>
    <w:tmpl w:val="84983950"/>
    <w:lvl w:ilvl="0" w:tplc="7F7E6B8A">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BF71572"/>
    <w:multiLevelType w:val="hybridMultilevel"/>
    <w:tmpl w:val="31828EE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
  </w:num>
  <w:num w:numId="2">
    <w:abstractNumId w:val="15"/>
  </w:num>
  <w:num w:numId="3">
    <w:abstractNumId w:val="2"/>
  </w:num>
  <w:num w:numId="4">
    <w:abstractNumId w:val="14"/>
  </w:num>
  <w:num w:numId="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num>
  <w:num w:numId="8">
    <w:abstractNumId w:val="6"/>
  </w:num>
  <w:num w:numId="9">
    <w:abstractNumId w:val="3"/>
  </w:num>
  <w:num w:numId="10">
    <w:abstractNumId w:val="8"/>
  </w:num>
  <w:num w:numId="11">
    <w:abstractNumId w:val="12"/>
  </w:num>
  <w:num w:numId="12">
    <w:abstractNumId w:val="7"/>
  </w:num>
  <w:num w:numId="13">
    <w:abstractNumId w:val="14"/>
  </w:num>
  <w:num w:numId="14">
    <w:abstractNumId w:val="14"/>
  </w:num>
  <w:num w:numId="15">
    <w:abstractNumId w:val="3"/>
  </w:num>
  <w:num w:numId="16">
    <w:abstractNumId w:val="3"/>
  </w:num>
  <w:num w:numId="17">
    <w:abstractNumId w:val="13"/>
  </w:num>
  <w:num w:numId="18">
    <w:abstractNumId w:val="3"/>
  </w:num>
  <w:num w:numId="19">
    <w:abstractNumId w:val="5"/>
  </w:num>
  <w:num w:numId="20">
    <w:abstractNumId w:val="4"/>
  </w:num>
  <w:num w:numId="21">
    <w:abstractNumId w:val="9"/>
  </w:num>
  <w:num w:numId="22">
    <w:abstractNumId w:val="1"/>
  </w:num>
  <w:num w:numId="23">
    <w:abstractNumId w:val="0"/>
  </w:num>
  <w:num w:numId="24">
    <w:abstractNumId w:val="10"/>
  </w:num>
  <w:num w:numId="25">
    <w:abstractNumId w:val="16"/>
  </w:num>
  <w:num w:numId="26">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ontier Charlotte">
    <w15:presenceInfo w15:providerId="None" w15:userId="Gontier Charlotte"/>
  </w15:person>
  <w15:person w15:author="Gontier Charlotte [2]">
    <w15:presenceInfo w15:providerId="AD" w15:userId="S-1-5-21-2081497765-1016672200-1859928627-194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645E"/>
    <w:rsid w:val="00002826"/>
    <w:rsid w:val="00002D75"/>
    <w:rsid w:val="000159B0"/>
    <w:rsid w:val="00020EBB"/>
    <w:rsid w:val="00021DF3"/>
    <w:rsid w:val="00024086"/>
    <w:rsid w:val="00025846"/>
    <w:rsid w:val="00030760"/>
    <w:rsid w:val="00033FC2"/>
    <w:rsid w:val="00040750"/>
    <w:rsid w:val="00040968"/>
    <w:rsid w:val="00051725"/>
    <w:rsid w:val="000557FC"/>
    <w:rsid w:val="000622E4"/>
    <w:rsid w:val="0006473C"/>
    <w:rsid w:val="00077F14"/>
    <w:rsid w:val="000A25ED"/>
    <w:rsid w:val="000A7402"/>
    <w:rsid w:val="000B0CC9"/>
    <w:rsid w:val="000B1FDA"/>
    <w:rsid w:val="000B578E"/>
    <w:rsid w:val="000B7B46"/>
    <w:rsid w:val="000C204E"/>
    <w:rsid w:val="000C35A0"/>
    <w:rsid w:val="000D0360"/>
    <w:rsid w:val="000D04A8"/>
    <w:rsid w:val="000F4160"/>
    <w:rsid w:val="00112966"/>
    <w:rsid w:val="001226AC"/>
    <w:rsid w:val="00122B3F"/>
    <w:rsid w:val="00124FEA"/>
    <w:rsid w:val="00133D9B"/>
    <w:rsid w:val="00137D47"/>
    <w:rsid w:val="0014629D"/>
    <w:rsid w:val="001529A3"/>
    <w:rsid w:val="00155145"/>
    <w:rsid w:val="001637C0"/>
    <w:rsid w:val="00170AA8"/>
    <w:rsid w:val="00173CDE"/>
    <w:rsid w:val="00173DDD"/>
    <w:rsid w:val="00180911"/>
    <w:rsid w:val="001B0349"/>
    <w:rsid w:val="001B14E0"/>
    <w:rsid w:val="001B79BE"/>
    <w:rsid w:val="001B7C56"/>
    <w:rsid w:val="001C4AB4"/>
    <w:rsid w:val="001D3993"/>
    <w:rsid w:val="001D7718"/>
    <w:rsid w:val="001E387D"/>
    <w:rsid w:val="001E5470"/>
    <w:rsid w:val="001F3B4F"/>
    <w:rsid w:val="001F42BC"/>
    <w:rsid w:val="00202407"/>
    <w:rsid w:val="002024B4"/>
    <w:rsid w:val="00205AEE"/>
    <w:rsid w:val="00207713"/>
    <w:rsid w:val="002151B7"/>
    <w:rsid w:val="00234970"/>
    <w:rsid w:val="002447D4"/>
    <w:rsid w:val="00262013"/>
    <w:rsid w:val="002711CB"/>
    <w:rsid w:val="00282673"/>
    <w:rsid w:val="00282A0F"/>
    <w:rsid w:val="00297D81"/>
    <w:rsid w:val="002A420C"/>
    <w:rsid w:val="002B3335"/>
    <w:rsid w:val="002B4DD5"/>
    <w:rsid w:val="002B52FA"/>
    <w:rsid w:val="002B5438"/>
    <w:rsid w:val="002D12D7"/>
    <w:rsid w:val="002D2950"/>
    <w:rsid w:val="002D5742"/>
    <w:rsid w:val="002F23E6"/>
    <w:rsid w:val="00307C00"/>
    <w:rsid w:val="00336650"/>
    <w:rsid w:val="00340E35"/>
    <w:rsid w:val="00345E57"/>
    <w:rsid w:val="00345E82"/>
    <w:rsid w:val="00354DB8"/>
    <w:rsid w:val="003569ED"/>
    <w:rsid w:val="0035703B"/>
    <w:rsid w:val="00365577"/>
    <w:rsid w:val="00367BF8"/>
    <w:rsid w:val="00370F6D"/>
    <w:rsid w:val="00373972"/>
    <w:rsid w:val="003836E9"/>
    <w:rsid w:val="00397A0A"/>
    <w:rsid w:val="003A0D0F"/>
    <w:rsid w:val="003A7E19"/>
    <w:rsid w:val="003B59EE"/>
    <w:rsid w:val="003C44E9"/>
    <w:rsid w:val="003C76FF"/>
    <w:rsid w:val="003E0DC1"/>
    <w:rsid w:val="003E1025"/>
    <w:rsid w:val="003E1198"/>
    <w:rsid w:val="003F21E9"/>
    <w:rsid w:val="004303F9"/>
    <w:rsid w:val="0043070C"/>
    <w:rsid w:val="004309A7"/>
    <w:rsid w:val="00461D0F"/>
    <w:rsid w:val="00464140"/>
    <w:rsid w:val="0048064A"/>
    <w:rsid w:val="004831C7"/>
    <w:rsid w:val="004834FB"/>
    <w:rsid w:val="004863D4"/>
    <w:rsid w:val="00495D8A"/>
    <w:rsid w:val="004A09F4"/>
    <w:rsid w:val="004C032C"/>
    <w:rsid w:val="004D1F63"/>
    <w:rsid w:val="004E171F"/>
    <w:rsid w:val="004F3ADD"/>
    <w:rsid w:val="00500AF5"/>
    <w:rsid w:val="00500C8A"/>
    <w:rsid w:val="005012DB"/>
    <w:rsid w:val="00505068"/>
    <w:rsid w:val="00506ABA"/>
    <w:rsid w:val="005121A0"/>
    <w:rsid w:val="00514C5F"/>
    <w:rsid w:val="00515D6A"/>
    <w:rsid w:val="005258FE"/>
    <w:rsid w:val="0052751F"/>
    <w:rsid w:val="00531E0A"/>
    <w:rsid w:val="005352AC"/>
    <w:rsid w:val="00555740"/>
    <w:rsid w:val="00555FFC"/>
    <w:rsid w:val="00557FDE"/>
    <w:rsid w:val="005776F3"/>
    <w:rsid w:val="005803BC"/>
    <w:rsid w:val="00582E27"/>
    <w:rsid w:val="005964E6"/>
    <w:rsid w:val="005A61C1"/>
    <w:rsid w:val="005B3AA4"/>
    <w:rsid w:val="005C4D62"/>
    <w:rsid w:val="005C69E8"/>
    <w:rsid w:val="005C72A0"/>
    <w:rsid w:val="005F0A10"/>
    <w:rsid w:val="005F2CA8"/>
    <w:rsid w:val="005F5A84"/>
    <w:rsid w:val="006105B9"/>
    <w:rsid w:val="0061288E"/>
    <w:rsid w:val="006131CD"/>
    <w:rsid w:val="00617562"/>
    <w:rsid w:val="00620F6D"/>
    <w:rsid w:val="00631426"/>
    <w:rsid w:val="00631E6F"/>
    <w:rsid w:val="00637E62"/>
    <w:rsid w:val="006447B7"/>
    <w:rsid w:val="00647AE9"/>
    <w:rsid w:val="006651A4"/>
    <w:rsid w:val="006676E5"/>
    <w:rsid w:val="00677ADF"/>
    <w:rsid w:val="00695E9D"/>
    <w:rsid w:val="006B15E8"/>
    <w:rsid w:val="006B6E50"/>
    <w:rsid w:val="006B765D"/>
    <w:rsid w:val="006C5830"/>
    <w:rsid w:val="006C68C2"/>
    <w:rsid w:val="006D7DBF"/>
    <w:rsid w:val="006E5487"/>
    <w:rsid w:val="00702DE5"/>
    <w:rsid w:val="007113E9"/>
    <w:rsid w:val="00722F53"/>
    <w:rsid w:val="00731B7A"/>
    <w:rsid w:val="00742087"/>
    <w:rsid w:val="007613E8"/>
    <w:rsid w:val="00766496"/>
    <w:rsid w:val="007705A6"/>
    <w:rsid w:val="0077595E"/>
    <w:rsid w:val="00785A9B"/>
    <w:rsid w:val="00793373"/>
    <w:rsid w:val="007A2D28"/>
    <w:rsid w:val="007A4459"/>
    <w:rsid w:val="007B129F"/>
    <w:rsid w:val="007B707A"/>
    <w:rsid w:val="007C0B46"/>
    <w:rsid w:val="007D2CC7"/>
    <w:rsid w:val="007E1455"/>
    <w:rsid w:val="007E20AA"/>
    <w:rsid w:val="007E5251"/>
    <w:rsid w:val="007F325A"/>
    <w:rsid w:val="00812B7A"/>
    <w:rsid w:val="00812B8C"/>
    <w:rsid w:val="00817247"/>
    <w:rsid w:val="00830634"/>
    <w:rsid w:val="00835BA0"/>
    <w:rsid w:val="00835F1A"/>
    <w:rsid w:val="0084116A"/>
    <w:rsid w:val="0087080A"/>
    <w:rsid w:val="00873589"/>
    <w:rsid w:val="00875781"/>
    <w:rsid w:val="00880E07"/>
    <w:rsid w:val="00884D43"/>
    <w:rsid w:val="008903BF"/>
    <w:rsid w:val="0089541D"/>
    <w:rsid w:val="008A0DCC"/>
    <w:rsid w:val="008A53B8"/>
    <w:rsid w:val="008B54B7"/>
    <w:rsid w:val="008C3AD5"/>
    <w:rsid w:val="008C5CA6"/>
    <w:rsid w:val="008D0816"/>
    <w:rsid w:val="008E3F67"/>
    <w:rsid w:val="009002DD"/>
    <w:rsid w:val="0091168B"/>
    <w:rsid w:val="009133B1"/>
    <w:rsid w:val="009252CD"/>
    <w:rsid w:val="00927A12"/>
    <w:rsid w:val="009462C0"/>
    <w:rsid w:val="0095623B"/>
    <w:rsid w:val="00957D78"/>
    <w:rsid w:val="0096205F"/>
    <w:rsid w:val="0096389F"/>
    <w:rsid w:val="009758D2"/>
    <w:rsid w:val="0097645E"/>
    <w:rsid w:val="00981173"/>
    <w:rsid w:val="0098358F"/>
    <w:rsid w:val="00992740"/>
    <w:rsid w:val="009A3B41"/>
    <w:rsid w:val="009C4CD1"/>
    <w:rsid w:val="009E4BC6"/>
    <w:rsid w:val="009E5160"/>
    <w:rsid w:val="009E57FB"/>
    <w:rsid w:val="00A03322"/>
    <w:rsid w:val="00A128E9"/>
    <w:rsid w:val="00A237F9"/>
    <w:rsid w:val="00A24821"/>
    <w:rsid w:val="00A4171E"/>
    <w:rsid w:val="00A533A3"/>
    <w:rsid w:val="00A70F3E"/>
    <w:rsid w:val="00A77535"/>
    <w:rsid w:val="00A928E2"/>
    <w:rsid w:val="00A97A91"/>
    <w:rsid w:val="00AA0F80"/>
    <w:rsid w:val="00AA7BC0"/>
    <w:rsid w:val="00AB5C2F"/>
    <w:rsid w:val="00AB7C66"/>
    <w:rsid w:val="00AC74B0"/>
    <w:rsid w:val="00AD071F"/>
    <w:rsid w:val="00AD3696"/>
    <w:rsid w:val="00AD68C5"/>
    <w:rsid w:val="00AE457F"/>
    <w:rsid w:val="00AE4AFE"/>
    <w:rsid w:val="00AF1788"/>
    <w:rsid w:val="00AF38B7"/>
    <w:rsid w:val="00B04D25"/>
    <w:rsid w:val="00B17AD8"/>
    <w:rsid w:val="00B27D91"/>
    <w:rsid w:val="00B5791B"/>
    <w:rsid w:val="00B8008B"/>
    <w:rsid w:val="00B832E4"/>
    <w:rsid w:val="00B90FA4"/>
    <w:rsid w:val="00B93197"/>
    <w:rsid w:val="00B93B95"/>
    <w:rsid w:val="00B97BCC"/>
    <w:rsid w:val="00BA4AF5"/>
    <w:rsid w:val="00BB0A1B"/>
    <w:rsid w:val="00BB29B4"/>
    <w:rsid w:val="00BC49C1"/>
    <w:rsid w:val="00BC5F05"/>
    <w:rsid w:val="00BD2DC7"/>
    <w:rsid w:val="00BD6348"/>
    <w:rsid w:val="00C039F1"/>
    <w:rsid w:val="00C06F31"/>
    <w:rsid w:val="00C10DA7"/>
    <w:rsid w:val="00C11CC9"/>
    <w:rsid w:val="00C17747"/>
    <w:rsid w:val="00C178AE"/>
    <w:rsid w:val="00C45C2E"/>
    <w:rsid w:val="00C57210"/>
    <w:rsid w:val="00C6417D"/>
    <w:rsid w:val="00C90C3C"/>
    <w:rsid w:val="00C938E8"/>
    <w:rsid w:val="00C93B0B"/>
    <w:rsid w:val="00CD1894"/>
    <w:rsid w:val="00CD7AC4"/>
    <w:rsid w:val="00CE36BE"/>
    <w:rsid w:val="00CE6093"/>
    <w:rsid w:val="00CE66CC"/>
    <w:rsid w:val="00CF0216"/>
    <w:rsid w:val="00CF2A96"/>
    <w:rsid w:val="00D0373D"/>
    <w:rsid w:val="00D03F2D"/>
    <w:rsid w:val="00D11137"/>
    <w:rsid w:val="00D36A17"/>
    <w:rsid w:val="00D444ED"/>
    <w:rsid w:val="00D50013"/>
    <w:rsid w:val="00D5202F"/>
    <w:rsid w:val="00D638EC"/>
    <w:rsid w:val="00D83337"/>
    <w:rsid w:val="00DA493D"/>
    <w:rsid w:val="00DA5A42"/>
    <w:rsid w:val="00DA5CA2"/>
    <w:rsid w:val="00DA5E17"/>
    <w:rsid w:val="00DC5B1D"/>
    <w:rsid w:val="00DD147E"/>
    <w:rsid w:val="00DD2D05"/>
    <w:rsid w:val="00DD307F"/>
    <w:rsid w:val="00DD4602"/>
    <w:rsid w:val="00DD5702"/>
    <w:rsid w:val="00DE0F01"/>
    <w:rsid w:val="00DE3DCE"/>
    <w:rsid w:val="00DE6CAB"/>
    <w:rsid w:val="00DE743A"/>
    <w:rsid w:val="00DF2C06"/>
    <w:rsid w:val="00DF34CA"/>
    <w:rsid w:val="00DF6656"/>
    <w:rsid w:val="00E01FE0"/>
    <w:rsid w:val="00E0453E"/>
    <w:rsid w:val="00E14B43"/>
    <w:rsid w:val="00E16827"/>
    <w:rsid w:val="00E3575C"/>
    <w:rsid w:val="00E40EE6"/>
    <w:rsid w:val="00E6128D"/>
    <w:rsid w:val="00E62EC8"/>
    <w:rsid w:val="00E70FCA"/>
    <w:rsid w:val="00E71886"/>
    <w:rsid w:val="00E720B3"/>
    <w:rsid w:val="00E73E1F"/>
    <w:rsid w:val="00E8772D"/>
    <w:rsid w:val="00E92BD2"/>
    <w:rsid w:val="00EC2FF4"/>
    <w:rsid w:val="00EC3FEF"/>
    <w:rsid w:val="00EC51B3"/>
    <w:rsid w:val="00ED0F59"/>
    <w:rsid w:val="00ED1664"/>
    <w:rsid w:val="00ED3FFA"/>
    <w:rsid w:val="00ED7304"/>
    <w:rsid w:val="00EF6456"/>
    <w:rsid w:val="00F13420"/>
    <w:rsid w:val="00F361B4"/>
    <w:rsid w:val="00F4103D"/>
    <w:rsid w:val="00F41B43"/>
    <w:rsid w:val="00F4570F"/>
    <w:rsid w:val="00F61C5E"/>
    <w:rsid w:val="00F6487A"/>
    <w:rsid w:val="00F67E84"/>
    <w:rsid w:val="00F72BB2"/>
    <w:rsid w:val="00F96D7E"/>
    <w:rsid w:val="00FA285D"/>
    <w:rsid w:val="00FB4495"/>
    <w:rsid w:val="00FC3CCF"/>
    <w:rsid w:val="00FD08BC"/>
    <w:rsid w:val="00FE3F9C"/>
    <w:rsid w:val="00FE56D9"/>
    <w:rsid w:val="00FF54D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88EBD9"/>
  <w15:docId w15:val="{704C2AA4-AD79-4F7C-BAA9-A70ED9B96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69ED"/>
    <w:rPr>
      <w:rFonts w:ascii="Times New Roman" w:hAnsi="Times New Roman"/>
    </w:rPr>
  </w:style>
  <w:style w:type="paragraph" w:styleId="Titre1">
    <w:name w:val="heading 1"/>
    <w:basedOn w:val="Normal"/>
    <w:next w:val="Normal"/>
    <w:link w:val="Titre1Car"/>
    <w:autoRedefine/>
    <w:uiPriority w:val="9"/>
    <w:qFormat/>
    <w:rsid w:val="003B59EE"/>
    <w:pPr>
      <w:keepNext/>
      <w:keepLines/>
      <w:numPr>
        <w:numId w:val="4"/>
      </w:numPr>
      <w:spacing w:before="240" w:after="240"/>
      <w:ind w:left="714" w:hanging="357"/>
      <w:outlineLvl w:val="0"/>
    </w:pPr>
    <w:rPr>
      <w:rFonts w:eastAsiaTheme="majorEastAsia" w:cstheme="majorBidi"/>
      <w:b/>
      <w:sz w:val="32"/>
      <w:szCs w:val="32"/>
    </w:rPr>
  </w:style>
  <w:style w:type="paragraph" w:styleId="Titre2">
    <w:name w:val="heading 2"/>
    <w:basedOn w:val="Normal"/>
    <w:next w:val="Normal"/>
    <w:link w:val="Titre2Car"/>
    <w:autoRedefine/>
    <w:uiPriority w:val="9"/>
    <w:unhideWhenUsed/>
    <w:qFormat/>
    <w:rsid w:val="006D7DBF"/>
    <w:pPr>
      <w:keepNext/>
      <w:keepLines/>
      <w:numPr>
        <w:numId w:val="18"/>
      </w:numPr>
      <w:spacing w:before="120" w:after="120"/>
      <w:outlineLvl w:val="1"/>
    </w:pPr>
    <w:rPr>
      <w:rFonts w:eastAsiaTheme="majorEastAsia" w:cstheme="majorBidi"/>
      <w:color w:val="0D0D0D" w:themeColor="text1" w:themeTint="F2"/>
      <w:sz w:val="26"/>
      <w:szCs w:val="26"/>
      <w:u w:val="single"/>
    </w:rPr>
  </w:style>
  <w:style w:type="paragraph" w:styleId="Titre3">
    <w:name w:val="heading 3"/>
    <w:basedOn w:val="Normal"/>
    <w:next w:val="Normal"/>
    <w:link w:val="Titre3Car"/>
    <w:autoRedefine/>
    <w:uiPriority w:val="9"/>
    <w:unhideWhenUsed/>
    <w:qFormat/>
    <w:rsid w:val="006D7DBF"/>
    <w:pPr>
      <w:keepLines/>
      <w:numPr>
        <w:ilvl w:val="1"/>
        <w:numId w:val="9"/>
      </w:numPr>
      <w:spacing w:before="40" w:after="240"/>
      <w:ind w:left="1434" w:hanging="357"/>
      <w:outlineLvl w:val="2"/>
    </w:pPr>
    <w:rPr>
      <w:rFonts w:eastAsiaTheme="majorEastAsia" w:cstheme="majorBidi"/>
      <w:color w:val="000000" w:themeColor="text1"/>
      <w:sz w:val="24"/>
      <w:szCs w:val="24"/>
    </w:rPr>
  </w:style>
  <w:style w:type="paragraph" w:styleId="Titre4">
    <w:name w:val="heading 4"/>
    <w:basedOn w:val="Normal"/>
    <w:next w:val="Normal"/>
    <w:link w:val="Titre4Car"/>
    <w:autoRedefine/>
    <w:uiPriority w:val="9"/>
    <w:unhideWhenUsed/>
    <w:qFormat/>
    <w:rsid w:val="00E8772D"/>
    <w:pPr>
      <w:keepNext/>
      <w:keepLines/>
      <w:numPr>
        <w:numId w:val="11"/>
      </w:numPr>
      <w:spacing w:before="40" w:after="120"/>
      <w:ind w:left="1740" w:hanging="357"/>
      <w:outlineLvl w:val="3"/>
    </w:pPr>
    <w:rPr>
      <w:rFonts w:eastAsiaTheme="majorEastAsia" w:cstheme="majorBidi"/>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817247"/>
    <w:rPr>
      <w:rFonts w:ascii="Times New Roman" w:eastAsiaTheme="majorEastAsia" w:hAnsi="Times New Roman" w:cstheme="majorBidi"/>
      <w:color w:val="0D0D0D" w:themeColor="text1" w:themeTint="F2"/>
      <w:sz w:val="26"/>
      <w:szCs w:val="26"/>
      <w:u w:val="single"/>
    </w:rPr>
  </w:style>
  <w:style w:type="character" w:customStyle="1" w:styleId="Titre1Car">
    <w:name w:val="Titre 1 Car"/>
    <w:basedOn w:val="Policepardfaut"/>
    <w:link w:val="Titre1"/>
    <w:uiPriority w:val="9"/>
    <w:rsid w:val="003B59EE"/>
    <w:rPr>
      <w:rFonts w:ascii="Times New Roman" w:eastAsiaTheme="majorEastAsia" w:hAnsi="Times New Roman" w:cstheme="majorBidi"/>
      <w:b/>
      <w:sz w:val="32"/>
      <w:szCs w:val="32"/>
    </w:rPr>
  </w:style>
  <w:style w:type="character" w:customStyle="1" w:styleId="Titre3Car">
    <w:name w:val="Titre 3 Car"/>
    <w:basedOn w:val="Policepardfaut"/>
    <w:link w:val="Titre3"/>
    <w:uiPriority w:val="9"/>
    <w:rsid w:val="006D7DBF"/>
    <w:rPr>
      <w:rFonts w:ascii="Times New Roman" w:eastAsiaTheme="majorEastAsia" w:hAnsi="Times New Roman" w:cstheme="majorBidi"/>
      <w:color w:val="000000" w:themeColor="text1"/>
      <w:sz w:val="24"/>
      <w:szCs w:val="24"/>
    </w:rPr>
  </w:style>
  <w:style w:type="character" w:customStyle="1" w:styleId="Titre4Car">
    <w:name w:val="Titre 4 Car"/>
    <w:basedOn w:val="Policepardfaut"/>
    <w:link w:val="Titre4"/>
    <w:uiPriority w:val="9"/>
    <w:rsid w:val="00E8772D"/>
    <w:rPr>
      <w:rFonts w:ascii="Times New Roman" w:eastAsiaTheme="majorEastAsia" w:hAnsi="Times New Roman" w:cstheme="majorBidi"/>
      <w:i/>
      <w:iCs/>
    </w:rPr>
  </w:style>
  <w:style w:type="paragraph" w:styleId="Sansinterligne">
    <w:name w:val="No Spacing"/>
    <w:basedOn w:val="Titre1"/>
    <w:autoRedefine/>
    <w:uiPriority w:val="1"/>
    <w:qFormat/>
    <w:rsid w:val="003B59EE"/>
    <w:pPr>
      <w:spacing w:line="240" w:lineRule="auto"/>
      <w:ind w:left="1080" w:hanging="360"/>
    </w:pPr>
  </w:style>
  <w:style w:type="paragraph" w:styleId="Paragraphedeliste">
    <w:name w:val="List Paragraph"/>
    <w:basedOn w:val="Normal"/>
    <w:uiPriority w:val="34"/>
    <w:qFormat/>
    <w:rsid w:val="004303F9"/>
    <w:pPr>
      <w:ind w:left="720"/>
      <w:contextualSpacing/>
    </w:pPr>
  </w:style>
  <w:style w:type="table" w:styleId="Grilledutableau">
    <w:name w:val="Table Grid"/>
    <w:basedOn w:val="TableauNormal"/>
    <w:uiPriority w:val="39"/>
    <w:rsid w:val="00E01F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BD6348"/>
    <w:rPr>
      <w:color w:val="808080"/>
    </w:rPr>
  </w:style>
  <w:style w:type="table" w:customStyle="1" w:styleId="Tableausimple11">
    <w:name w:val="Tableau simple 11"/>
    <w:basedOn w:val="TableauNormal"/>
    <w:uiPriority w:val="41"/>
    <w:rsid w:val="00DF34C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tedebasdepage">
    <w:name w:val="footnote text"/>
    <w:basedOn w:val="Normal"/>
    <w:link w:val="NotedebasdepageCar"/>
    <w:uiPriority w:val="99"/>
    <w:semiHidden/>
    <w:unhideWhenUsed/>
    <w:rsid w:val="00ED1664"/>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D1664"/>
    <w:rPr>
      <w:rFonts w:ascii="Times New Roman" w:hAnsi="Times New Roman"/>
      <w:sz w:val="20"/>
      <w:szCs w:val="20"/>
    </w:rPr>
  </w:style>
  <w:style w:type="character" w:styleId="Appelnotedebasdep">
    <w:name w:val="footnote reference"/>
    <w:basedOn w:val="Policepardfaut"/>
    <w:uiPriority w:val="99"/>
    <w:semiHidden/>
    <w:unhideWhenUsed/>
    <w:rsid w:val="00ED1664"/>
    <w:rPr>
      <w:vertAlign w:val="superscript"/>
    </w:rPr>
  </w:style>
  <w:style w:type="paragraph" w:styleId="Textedebulles">
    <w:name w:val="Balloon Text"/>
    <w:basedOn w:val="Normal"/>
    <w:link w:val="TextedebullesCar"/>
    <w:uiPriority w:val="99"/>
    <w:semiHidden/>
    <w:unhideWhenUsed/>
    <w:rsid w:val="00702DE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02DE5"/>
    <w:rPr>
      <w:rFonts w:ascii="Tahoma" w:hAnsi="Tahoma" w:cs="Tahoma"/>
      <w:sz w:val="16"/>
      <w:szCs w:val="16"/>
    </w:rPr>
  </w:style>
  <w:style w:type="character" w:styleId="Marquedecommentaire">
    <w:name w:val="annotation reference"/>
    <w:basedOn w:val="Policepardfaut"/>
    <w:uiPriority w:val="99"/>
    <w:semiHidden/>
    <w:unhideWhenUsed/>
    <w:rsid w:val="009758D2"/>
    <w:rPr>
      <w:sz w:val="16"/>
      <w:szCs w:val="16"/>
    </w:rPr>
  </w:style>
  <w:style w:type="paragraph" w:styleId="Commentaire">
    <w:name w:val="annotation text"/>
    <w:basedOn w:val="Normal"/>
    <w:link w:val="CommentaireCar"/>
    <w:uiPriority w:val="99"/>
    <w:semiHidden/>
    <w:unhideWhenUsed/>
    <w:rsid w:val="009758D2"/>
    <w:pPr>
      <w:spacing w:line="240" w:lineRule="auto"/>
    </w:pPr>
    <w:rPr>
      <w:sz w:val="20"/>
      <w:szCs w:val="20"/>
    </w:rPr>
  </w:style>
  <w:style w:type="character" w:customStyle="1" w:styleId="CommentaireCar">
    <w:name w:val="Commentaire Car"/>
    <w:basedOn w:val="Policepardfaut"/>
    <w:link w:val="Commentaire"/>
    <w:uiPriority w:val="99"/>
    <w:semiHidden/>
    <w:rsid w:val="009758D2"/>
    <w:rPr>
      <w:rFonts w:ascii="Times New Roman" w:hAnsi="Times New Roman"/>
      <w:sz w:val="20"/>
      <w:szCs w:val="20"/>
    </w:rPr>
  </w:style>
  <w:style w:type="paragraph" w:styleId="Objetducommentaire">
    <w:name w:val="annotation subject"/>
    <w:basedOn w:val="Commentaire"/>
    <w:next w:val="Commentaire"/>
    <w:link w:val="ObjetducommentaireCar"/>
    <w:uiPriority w:val="99"/>
    <w:semiHidden/>
    <w:unhideWhenUsed/>
    <w:rsid w:val="009758D2"/>
    <w:rPr>
      <w:b/>
      <w:bCs/>
    </w:rPr>
  </w:style>
  <w:style w:type="character" w:customStyle="1" w:styleId="ObjetducommentaireCar">
    <w:name w:val="Objet du commentaire Car"/>
    <w:basedOn w:val="CommentaireCar"/>
    <w:link w:val="Objetducommentaire"/>
    <w:uiPriority w:val="99"/>
    <w:semiHidden/>
    <w:rsid w:val="009758D2"/>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131947-B2D0-402A-A76A-5741AA65ED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1526</TotalTime>
  <Pages>10</Pages>
  <Words>2354</Words>
  <Characters>12948</Characters>
  <Application>Microsoft Office Word</Application>
  <DocSecurity>0</DocSecurity>
  <Lines>107</Lines>
  <Paragraphs>30</Paragraphs>
  <ScaleCrop>false</ScaleCrop>
  <HeadingPairs>
    <vt:vector size="2" baseType="variant">
      <vt:variant>
        <vt:lpstr>Titre</vt:lpstr>
      </vt:variant>
      <vt:variant>
        <vt:i4>1</vt:i4>
      </vt:variant>
    </vt:vector>
  </HeadingPairs>
  <TitlesOfParts>
    <vt:vector size="1" baseType="lpstr">
      <vt:lpstr/>
    </vt:vector>
  </TitlesOfParts>
  <Company>ICO</Company>
  <LinksUpToDate>false</LinksUpToDate>
  <CharactersWithSpaces>15272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Gontier Charlotte</dc:creator>
  <cp:lastModifiedBy>Gontier Charlotte</cp:lastModifiedBy>
  <cp:revision>66</cp:revision>
  <dcterms:created xsi:type="dcterms:W3CDTF">2023-06-13T15:00:00Z</dcterms:created>
  <dcterms:modified xsi:type="dcterms:W3CDTF">2023-06-23T08:24:00Z</dcterms:modified>
</cp:coreProperties>
</file>